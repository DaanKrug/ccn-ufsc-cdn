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377D" w:rsidRPr="009C77C7" w:rsidRDefault="0063200C" w:rsidP="0036377D">
      <w:pPr>
        <w:jc w:val="center"/>
        <w:rPr>
          <w:color w:val="999999"/>
        </w:rPr>
      </w:pPr>
      <w:r>
        <w:rPr>
          <w:b/>
          <w:bCs/>
          <w:color w:val="212121"/>
          <w:sz w:val="24"/>
          <w:szCs w:val="24"/>
          <w:shd w:val="clear" w:color="auto" w:fill="FFFFFF"/>
        </w:rPr>
        <w:t xml:space="preserve">Evidenciação e </w:t>
      </w:r>
      <w:r w:rsidRPr="009C77C7">
        <w:rPr>
          <w:b/>
          <w:bCs/>
          <w:color w:val="212121"/>
          <w:sz w:val="24"/>
          <w:szCs w:val="24"/>
          <w:shd w:val="clear" w:color="auto" w:fill="FFFFFF"/>
        </w:rPr>
        <w:t xml:space="preserve">nível </w:t>
      </w:r>
      <w:r>
        <w:rPr>
          <w:b/>
          <w:bCs/>
          <w:color w:val="212121"/>
          <w:sz w:val="24"/>
          <w:szCs w:val="24"/>
          <w:shd w:val="clear" w:color="auto" w:fill="FFFFFF"/>
        </w:rPr>
        <w:t>d</w:t>
      </w:r>
      <w:r w:rsidRPr="009C77C7">
        <w:rPr>
          <w:b/>
          <w:bCs/>
          <w:color w:val="212121"/>
          <w:sz w:val="24"/>
          <w:szCs w:val="24"/>
          <w:shd w:val="clear" w:color="auto" w:fill="FFFFFF"/>
        </w:rPr>
        <w:t xml:space="preserve">e comparabilidade </w:t>
      </w:r>
      <w:r>
        <w:rPr>
          <w:b/>
          <w:bCs/>
          <w:color w:val="212121"/>
          <w:sz w:val="24"/>
          <w:szCs w:val="24"/>
          <w:shd w:val="clear" w:color="auto" w:fill="FFFFFF"/>
        </w:rPr>
        <w:t xml:space="preserve">do ativo </w:t>
      </w:r>
      <w:r w:rsidRPr="009C77C7">
        <w:rPr>
          <w:b/>
          <w:bCs/>
          <w:color w:val="212121"/>
          <w:sz w:val="24"/>
          <w:szCs w:val="24"/>
          <w:shd w:val="clear" w:color="auto" w:fill="FFFFFF"/>
        </w:rPr>
        <w:t xml:space="preserve">imobilizado </w:t>
      </w:r>
      <w:r>
        <w:rPr>
          <w:b/>
          <w:bCs/>
          <w:color w:val="212121"/>
          <w:sz w:val="24"/>
          <w:szCs w:val="24"/>
          <w:shd w:val="clear" w:color="auto" w:fill="FFFFFF"/>
        </w:rPr>
        <w:t>d</w:t>
      </w:r>
      <w:r w:rsidRPr="009C77C7">
        <w:rPr>
          <w:b/>
          <w:bCs/>
          <w:color w:val="212121"/>
          <w:sz w:val="24"/>
          <w:szCs w:val="24"/>
          <w:shd w:val="clear" w:color="auto" w:fill="FFFFFF"/>
        </w:rPr>
        <w:t>as empresas brasileiras</w:t>
      </w:r>
      <w:r w:rsidR="00A05880">
        <w:rPr>
          <w:rStyle w:val="Refdecomentrio"/>
          <w:rFonts w:asciiTheme="minorHAnsi" w:eastAsiaTheme="minorEastAsia" w:hAnsiTheme="minorHAnsi" w:cstheme="minorBidi"/>
        </w:rPr>
        <w:commentReference w:id="0"/>
      </w:r>
    </w:p>
    <w:p w:rsidR="0036377D" w:rsidRPr="009C77C7" w:rsidRDefault="0036377D" w:rsidP="0036377D">
      <w:pPr>
        <w:jc w:val="center"/>
        <w:rPr>
          <w:color w:val="999999"/>
        </w:rPr>
      </w:pPr>
    </w:p>
    <w:p w:rsidR="0036377D" w:rsidRPr="009C77C7" w:rsidRDefault="0036377D" w:rsidP="0036377D">
      <w:pPr>
        <w:rPr>
          <w:b/>
          <w:sz w:val="24"/>
          <w:szCs w:val="24"/>
        </w:rPr>
      </w:pPr>
    </w:p>
    <w:p w:rsidR="0036377D" w:rsidRDefault="0036377D" w:rsidP="0036377D">
      <w:pPr>
        <w:jc w:val="center"/>
        <w:rPr>
          <w:b/>
          <w:color w:val="999999"/>
        </w:rPr>
      </w:pPr>
    </w:p>
    <w:p w:rsidR="00E30A78" w:rsidRPr="009C77C7" w:rsidRDefault="00E30A78" w:rsidP="00E30A78">
      <w:pPr>
        <w:jc w:val="right"/>
        <w:rPr>
          <w:ins w:id="1" w:author="ANA CAROLINE" w:date="2017-07-07T17:58:00Z"/>
          <w:b/>
          <w:sz w:val="24"/>
          <w:szCs w:val="24"/>
        </w:rPr>
      </w:pPr>
      <w:ins w:id="2" w:author="ANA CAROLINE" w:date="2017-07-07T17:58:00Z">
        <w:r w:rsidRPr="009C77C7">
          <w:rPr>
            <w:b/>
            <w:sz w:val="24"/>
            <w:szCs w:val="24"/>
          </w:rPr>
          <w:t>Ana Caroline Silveira de Souza</w:t>
        </w:r>
      </w:ins>
    </w:p>
    <w:p w:rsidR="00E30A78" w:rsidRPr="009C77C7" w:rsidRDefault="00E30A78" w:rsidP="00E30A78">
      <w:pPr>
        <w:jc w:val="right"/>
        <w:rPr>
          <w:ins w:id="3" w:author="ANA CAROLINE" w:date="2017-07-07T17:58:00Z"/>
          <w:b/>
          <w:i/>
          <w:sz w:val="24"/>
          <w:szCs w:val="24"/>
        </w:rPr>
      </w:pPr>
      <w:ins w:id="4" w:author="ANA CAROLINE" w:date="2017-07-07T17:58:00Z">
        <w:r w:rsidRPr="009C77C7">
          <w:rPr>
            <w:b/>
            <w:sz w:val="24"/>
            <w:szCs w:val="24"/>
          </w:rPr>
          <w:t>Universidade Federal de Santa Catarina (UFSC)</w:t>
        </w:r>
      </w:ins>
    </w:p>
    <w:p w:rsidR="00E30A78" w:rsidRPr="009C77C7" w:rsidRDefault="00E30A78" w:rsidP="00E30A78">
      <w:pPr>
        <w:jc w:val="right"/>
        <w:rPr>
          <w:ins w:id="5" w:author="ANA CAROLINE" w:date="2017-07-07T17:58:00Z"/>
          <w:b/>
          <w:sz w:val="24"/>
          <w:szCs w:val="24"/>
        </w:rPr>
      </w:pPr>
      <w:ins w:id="6" w:author="ANA CAROLINE" w:date="2017-07-07T17:58:00Z">
        <w:r>
          <w:rPr>
            <w:b/>
            <w:i/>
            <w:sz w:val="24"/>
            <w:szCs w:val="24"/>
          </w:rPr>
          <w:t>ana.caroliness@out</w:t>
        </w:r>
        <w:r w:rsidRPr="009C77C7">
          <w:rPr>
            <w:b/>
            <w:i/>
            <w:sz w:val="24"/>
            <w:szCs w:val="24"/>
          </w:rPr>
          <w:t>look.com</w:t>
        </w:r>
      </w:ins>
    </w:p>
    <w:p w:rsidR="00E30A78" w:rsidRPr="009C77C7" w:rsidRDefault="00E30A78" w:rsidP="00E30A78">
      <w:pPr>
        <w:jc w:val="right"/>
        <w:rPr>
          <w:ins w:id="7" w:author="ANA CAROLINE" w:date="2017-07-07T17:58:00Z"/>
          <w:b/>
          <w:sz w:val="24"/>
          <w:szCs w:val="24"/>
        </w:rPr>
      </w:pPr>
    </w:p>
    <w:p w:rsidR="00E30A78" w:rsidRPr="009C77C7" w:rsidRDefault="00E30A78" w:rsidP="00E30A78">
      <w:pPr>
        <w:jc w:val="right"/>
        <w:rPr>
          <w:ins w:id="8" w:author="ANA CAROLINE" w:date="2017-07-07T17:58:00Z"/>
          <w:b/>
          <w:sz w:val="24"/>
          <w:szCs w:val="24"/>
        </w:rPr>
      </w:pPr>
      <w:ins w:id="9" w:author="ANA CAROLINE" w:date="2017-07-07T17:58:00Z">
        <w:r w:rsidRPr="009C77C7">
          <w:rPr>
            <w:b/>
            <w:sz w:val="24"/>
            <w:szCs w:val="24"/>
          </w:rPr>
          <w:t>Suliani Rover</w:t>
        </w:r>
      </w:ins>
    </w:p>
    <w:p w:rsidR="00E30A78" w:rsidRPr="009C77C7" w:rsidRDefault="00E30A78" w:rsidP="00E30A78">
      <w:pPr>
        <w:jc w:val="right"/>
        <w:rPr>
          <w:ins w:id="10" w:author="ANA CAROLINE" w:date="2017-07-07T17:58:00Z"/>
          <w:b/>
          <w:i/>
          <w:sz w:val="24"/>
          <w:szCs w:val="24"/>
        </w:rPr>
      </w:pPr>
      <w:ins w:id="11" w:author="ANA CAROLINE" w:date="2017-07-07T17:58:00Z">
        <w:r w:rsidRPr="009C77C7">
          <w:rPr>
            <w:b/>
            <w:sz w:val="24"/>
            <w:szCs w:val="24"/>
          </w:rPr>
          <w:t>Universidade Federal de Santa Catarina (UFSC)</w:t>
        </w:r>
      </w:ins>
    </w:p>
    <w:p w:rsidR="00E30A78" w:rsidRPr="009C77C7" w:rsidRDefault="00E30A78" w:rsidP="00E30A78">
      <w:pPr>
        <w:jc w:val="right"/>
        <w:rPr>
          <w:ins w:id="12" w:author="ANA CAROLINE" w:date="2017-07-07T17:58:00Z"/>
          <w:b/>
          <w:sz w:val="24"/>
          <w:szCs w:val="24"/>
        </w:rPr>
      </w:pPr>
      <w:ins w:id="13" w:author="ANA CAROLINE" w:date="2017-07-07T17:58:00Z">
        <w:r w:rsidRPr="009C77C7">
          <w:rPr>
            <w:b/>
            <w:i/>
            <w:sz w:val="24"/>
            <w:szCs w:val="24"/>
          </w:rPr>
          <w:t>sulianirover@gmail.com</w:t>
        </w:r>
      </w:ins>
    </w:p>
    <w:p w:rsidR="008E0D8E" w:rsidRDefault="008E0D8E" w:rsidP="0036377D">
      <w:pPr>
        <w:jc w:val="center"/>
        <w:rPr>
          <w:b/>
          <w:color w:val="999999"/>
        </w:rPr>
      </w:pPr>
    </w:p>
    <w:p w:rsidR="008E0D8E" w:rsidRDefault="008E0D8E" w:rsidP="0036377D">
      <w:pPr>
        <w:jc w:val="center"/>
        <w:rPr>
          <w:b/>
          <w:color w:val="999999"/>
        </w:rPr>
      </w:pPr>
    </w:p>
    <w:p w:rsidR="008E0D8E" w:rsidRDefault="008E0D8E" w:rsidP="0036377D">
      <w:pPr>
        <w:jc w:val="center"/>
        <w:rPr>
          <w:b/>
          <w:color w:val="999999"/>
        </w:rPr>
      </w:pPr>
    </w:p>
    <w:p w:rsidR="008F01E5" w:rsidRDefault="0036377D" w:rsidP="0035704A">
      <w:pPr>
        <w:jc w:val="both"/>
        <w:rPr>
          <w:sz w:val="24"/>
          <w:szCs w:val="24"/>
        </w:rPr>
      </w:pPr>
      <w:r w:rsidRPr="009C77C7">
        <w:rPr>
          <w:b/>
          <w:sz w:val="24"/>
          <w:szCs w:val="24"/>
        </w:rPr>
        <w:t xml:space="preserve">Resumo: </w:t>
      </w:r>
      <w:r w:rsidR="008F01E5">
        <w:rPr>
          <w:sz w:val="24"/>
          <w:szCs w:val="24"/>
        </w:rPr>
        <w:t>O</w:t>
      </w:r>
      <w:r w:rsidR="008F01E5" w:rsidRPr="009C77C7">
        <w:rPr>
          <w:sz w:val="24"/>
          <w:szCs w:val="24"/>
        </w:rPr>
        <w:t xml:space="preserve"> objetivo gera</w:t>
      </w:r>
      <w:r w:rsidR="008F01E5">
        <w:rPr>
          <w:sz w:val="24"/>
          <w:szCs w:val="24"/>
        </w:rPr>
        <w:t>l desse estudo</w:t>
      </w:r>
      <w:r w:rsidR="008F01E5" w:rsidRPr="009C77C7">
        <w:rPr>
          <w:sz w:val="24"/>
          <w:szCs w:val="24"/>
        </w:rPr>
        <w:t xml:space="preserve"> é verificar o nível de comparabilidade do ativo imobilizado </w:t>
      </w:r>
      <w:r w:rsidR="008F7364" w:rsidRPr="009C77C7">
        <w:rPr>
          <w:sz w:val="24"/>
          <w:szCs w:val="24"/>
        </w:rPr>
        <w:t xml:space="preserve">das </w:t>
      </w:r>
      <w:r w:rsidR="008F7364">
        <w:rPr>
          <w:sz w:val="24"/>
          <w:szCs w:val="24"/>
        </w:rPr>
        <w:t>companhias</w:t>
      </w:r>
      <w:r w:rsidR="008F01E5">
        <w:rPr>
          <w:sz w:val="24"/>
          <w:szCs w:val="24"/>
        </w:rPr>
        <w:t xml:space="preserve"> abertas</w:t>
      </w:r>
      <w:r w:rsidR="008F01E5" w:rsidRPr="009C77C7">
        <w:rPr>
          <w:sz w:val="24"/>
          <w:szCs w:val="24"/>
        </w:rPr>
        <w:t xml:space="preserve"> listadas na </w:t>
      </w:r>
      <w:r w:rsidR="00677B4A" w:rsidRPr="009C77C7">
        <w:rPr>
          <w:sz w:val="24"/>
          <w:szCs w:val="24"/>
        </w:rPr>
        <w:t>Bolsa de Mercadorias e Futuros e</w:t>
      </w:r>
      <w:r w:rsidR="00377062">
        <w:rPr>
          <w:sz w:val="24"/>
          <w:szCs w:val="24"/>
        </w:rPr>
        <w:t xml:space="preserve"> </w:t>
      </w:r>
      <w:r w:rsidR="00677B4A" w:rsidRPr="009C77C7">
        <w:rPr>
          <w:color w:val="222222"/>
          <w:sz w:val="24"/>
          <w:szCs w:val="24"/>
          <w:shd w:val="clear" w:color="auto" w:fill="FFFFFF"/>
        </w:rPr>
        <w:t xml:space="preserve">Bolsa de Valores de São Paulo </w:t>
      </w:r>
      <w:r w:rsidR="00677B4A">
        <w:rPr>
          <w:color w:val="222222"/>
          <w:sz w:val="24"/>
          <w:szCs w:val="24"/>
          <w:shd w:val="clear" w:color="auto" w:fill="FFFFFF"/>
        </w:rPr>
        <w:t>(</w:t>
      </w:r>
      <w:r w:rsidR="00B748A9">
        <w:rPr>
          <w:sz w:val="24"/>
          <w:szCs w:val="24"/>
        </w:rPr>
        <w:t>BM&amp;FBovespa</w:t>
      </w:r>
      <w:r w:rsidR="001E05ED">
        <w:rPr>
          <w:sz w:val="24"/>
          <w:szCs w:val="24"/>
        </w:rPr>
        <w:t xml:space="preserve">). </w:t>
      </w:r>
      <w:r w:rsidR="008F7364">
        <w:rPr>
          <w:sz w:val="24"/>
          <w:szCs w:val="24"/>
        </w:rPr>
        <w:t>As normas de contabilidade variam conforme a legislação e normas internas de cada país, c</w:t>
      </w:r>
      <w:r w:rsidR="002D5167">
        <w:rPr>
          <w:sz w:val="24"/>
          <w:szCs w:val="24"/>
        </w:rPr>
        <w:t xml:space="preserve">om a adesão </w:t>
      </w:r>
      <w:r w:rsidR="00804753">
        <w:rPr>
          <w:sz w:val="24"/>
          <w:szCs w:val="24"/>
        </w:rPr>
        <w:t>à</w:t>
      </w:r>
      <w:r w:rsidR="002D5167">
        <w:rPr>
          <w:sz w:val="24"/>
          <w:szCs w:val="24"/>
        </w:rPr>
        <w:t xml:space="preserve">s normas internacionais de contabilidade, as empresas passaram por mudanças para </w:t>
      </w:r>
      <w:r w:rsidR="006660CD">
        <w:rPr>
          <w:sz w:val="24"/>
          <w:szCs w:val="24"/>
        </w:rPr>
        <w:t xml:space="preserve">alterar </w:t>
      </w:r>
      <w:r w:rsidR="002D5167">
        <w:rPr>
          <w:sz w:val="24"/>
          <w:szCs w:val="24"/>
        </w:rPr>
        <w:t xml:space="preserve">a </w:t>
      </w:r>
      <w:r w:rsidR="008F7364">
        <w:rPr>
          <w:sz w:val="24"/>
          <w:szCs w:val="24"/>
        </w:rPr>
        <w:t xml:space="preserve">qualidade da informação contábil entre as análises de empresas situadas em países diferentes e aprimorar a análise da comparabilidade entre eles por se utilizarem das normas </w:t>
      </w:r>
      <w:commentRangeStart w:id="14"/>
      <w:r w:rsidR="008F7364">
        <w:rPr>
          <w:sz w:val="24"/>
          <w:szCs w:val="24"/>
        </w:rPr>
        <w:t>padrões</w:t>
      </w:r>
      <w:commentRangeEnd w:id="14"/>
      <w:r w:rsidR="00A05880">
        <w:rPr>
          <w:rStyle w:val="Refdecomentrio"/>
          <w:rFonts w:asciiTheme="minorHAnsi" w:eastAsiaTheme="minorEastAsia" w:hAnsiTheme="minorHAnsi" w:cstheme="minorBidi"/>
        </w:rPr>
        <w:commentReference w:id="14"/>
      </w:r>
      <w:r w:rsidR="008F7364" w:rsidRPr="00D174B6">
        <w:rPr>
          <w:color w:val="000000"/>
          <w:sz w:val="24"/>
          <w:szCs w:val="24"/>
        </w:rPr>
        <w:t>.</w:t>
      </w:r>
      <w:r w:rsidR="002D5167">
        <w:rPr>
          <w:sz w:val="24"/>
          <w:szCs w:val="24"/>
        </w:rPr>
        <w:t xml:space="preserve"> O </w:t>
      </w:r>
      <w:r w:rsidR="003E4F9D">
        <w:rPr>
          <w:sz w:val="24"/>
          <w:szCs w:val="24"/>
        </w:rPr>
        <w:t>Ativo Imobilizado passou por mudanças a partir d</w:t>
      </w:r>
      <w:r w:rsidR="00C13952">
        <w:rPr>
          <w:sz w:val="24"/>
          <w:szCs w:val="24"/>
        </w:rPr>
        <w:t xml:space="preserve">as alterações na </w:t>
      </w:r>
      <w:r w:rsidR="00AC321B" w:rsidRPr="009C77C7">
        <w:rPr>
          <w:sz w:val="24"/>
          <w:szCs w:val="24"/>
        </w:rPr>
        <w:t xml:space="preserve">Lei nº 6.404/1976 </w:t>
      </w:r>
      <w:r w:rsidR="00AC321B">
        <w:rPr>
          <w:sz w:val="24"/>
          <w:szCs w:val="24"/>
        </w:rPr>
        <w:t>(</w:t>
      </w:r>
      <w:r w:rsidR="00C13952">
        <w:rPr>
          <w:sz w:val="24"/>
          <w:szCs w:val="24"/>
        </w:rPr>
        <w:t>Lei das S.A.</w:t>
      </w:r>
      <w:r w:rsidR="00AC321B">
        <w:rPr>
          <w:sz w:val="24"/>
          <w:szCs w:val="24"/>
        </w:rPr>
        <w:t>)</w:t>
      </w:r>
      <w:r w:rsidR="00C13952">
        <w:rPr>
          <w:sz w:val="24"/>
          <w:szCs w:val="24"/>
        </w:rPr>
        <w:t xml:space="preserve"> e da publicação d</w:t>
      </w:r>
      <w:r w:rsidR="003E4F9D">
        <w:rPr>
          <w:sz w:val="24"/>
          <w:szCs w:val="24"/>
        </w:rPr>
        <w:t xml:space="preserve">o </w:t>
      </w:r>
      <w:r w:rsidR="00C761D1">
        <w:rPr>
          <w:sz w:val="24"/>
          <w:szCs w:val="24"/>
        </w:rPr>
        <w:t>Comitê de Pronunciamentos Contábeis (</w:t>
      </w:r>
      <w:commentRangeStart w:id="15"/>
      <w:r w:rsidR="003E4F9D">
        <w:rPr>
          <w:sz w:val="24"/>
          <w:szCs w:val="24"/>
        </w:rPr>
        <w:t>CPC</w:t>
      </w:r>
      <w:commentRangeEnd w:id="15"/>
      <w:r w:rsidR="00A05880">
        <w:rPr>
          <w:rStyle w:val="Refdecomentrio"/>
          <w:rFonts w:asciiTheme="minorHAnsi" w:eastAsiaTheme="minorEastAsia" w:hAnsiTheme="minorHAnsi" w:cstheme="minorBidi"/>
        </w:rPr>
        <w:commentReference w:id="15"/>
      </w:r>
      <w:r w:rsidR="00C761D1">
        <w:rPr>
          <w:sz w:val="24"/>
          <w:szCs w:val="24"/>
        </w:rPr>
        <w:t>)</w:t>
      </w:r>
      <w:r w:rsidR="003E4F9D">
        <w:rPr>
          <w:sz w:val="24"/>
          <w:szCs w:val="24"/>
        </w:rPr>
        <w:t xml:space="preserve"> 27 em 2009. O estudo possui metodologia de caráter descritivo com natureza qualitativa e quantitativa, realizando análise de dados secundários e de forma documental</w:t>
      </w:r>
      <w:r w:rsidR="008F7364">
        <w:rPr>
          <w:sz w:val="24"/>
          <w:szCs w:val="24"/>
        </w:rPr>
        <w:t>.</w:t>
      </w:r>
      <w:r w:rsidR="00AC321B">
        <w:rPr>
          <w:sz w:val="24"/>
          <w:szCs w:val="24"/>
        </w:rPr>
        <w:t xml:space="preserve"> </w:t>
      </w:r>
      <w:r w:rsidR="008F01E5">
        <w:rPr>
          <w:sz w:val="24"/>
          <w:szCs w:val="24"/>
        </w:rPr>
        <w:t>Para tanto</w:t>
      </w:r>
      <w:r w:rsidR="00804753">
        <w:rPr>
          <w:sz w:val="24"/>
          <w:szCs w:val="24"/>
        </w:rPr>
        <w:t>,</w:t>
      </w:r>
      <w:r w:rsidR="008F01E5">
        <w:rPr>
          <w:sz w:val="24"/>
          <w:szCs w:val="24"/>
        </w:rPr>
        <w:t xml:space="preserve"> foi utilizado o índice de </w:t>
      </w:r>
      <w:r w:rsidR="008F01E5" w:rsidRPr="008F01E5">
        <w:rPr>
          <w:sz w:val="24"/>
          <w:szCs w:val="24"/>
        </w:rPr>
        <w:t>Herfindahl</w:t>
      </w:r>
      <w:r w:rsidR="008F01E5">
        <w:rPr>
          <w:sz w:val="24"/>
          <w:szCs w:val="24"/>
        </w:rPr>
        <w:t xml:space="preserve"> (H</w:t>
      </w:r>
      <w:r w:rsidR="008F7364">
        <w:rPr>
          <w:sz w:val="24"/>
          <w:szCs w:val="24"/>
        </w:rPr>
        <w:t>)</w:t>
      </w:r>
      <w:r w:rsidR="00AC321B">
        <w:rPr>
          <w:sz w:val="24"/>
          <w:szCs w:val="24"/>
        </w:rPr>
        <w:t xml:space="preserve"> </w:t>
      </w:r>
      <w:r w:rsidR="008F7364">
        <w:rPr>
          <w:sz w:val="24"/>
          <w:szCs w:val="24"/>
        </w:rPr>
        <w:t>realizado com base na análise de empresas do segmento Novo Mercado da BM&amp;FBopespa</w:t>
      </w:r>
      <w:r w:rsidR="00C13952">
        <w:rPr>
          <w:sz w:val="24"/>
          <w:szCs w:val="24"/>
        </w:rPr>
        <w:t xml:space="preserve"> e</w:t>
      </w:r>
      <w:r w:rsidR="008F7364">
        <w:rPr>
          <w:sz w:val="24"/>
          <w:szCs w:val="24"/>
        </w:rPr>
        <w:t xml:space="preserve"> de </w:t>
      </w:r>
      <w:r w:rsidR="00C13952">
        <w:rPr>
          <w:sz w:val="24"/>
          <w:szCs w:val="24"/>
        </w:rPr>
        <w:t xml:space="preserve">diferentes </w:t>
      </w:r>
      <w:r w:rsidR="008F7364">
        <w:rPr>
          <w:sz w:val="24"/>
          <w:szCs w:val="24"/>
        </w:rPr>
        <w:t>setores no período de 2014 a 2016</w:t>
      </w:r>
      <w:r w:rsidR="008F01E5">
        <w:rPr>
          <w:sz w:val="24"/>
          <w:szCs w:val="24"/>
        </w:rPr>
        <w:t>.</w:t>
      </w:r>
      <w:r w:rsidR="00377062">
        <w:rPr>
          <w:sz w:val="24"/>
          <w:szCs w:val="24"/>
        </w:rPr>
        <w:t xml:space="preserve"> </w:t>
      </w:r>
      <w:r w:rsidR="008F7364">
        <w:rPr>
          <w:sz w:val="24"/>
          <w:szCs w:val="24"/>
        </w:rPr>
        <w:t>Foram pesquisados procedimentos de reconhecimento, mensuração e divulgação do ativo imobilizado, para melhor análise de evidenciação e comparabilidade, analisa</w:t>
      </w:r>
      <w:r w:rsidR="004130B2">
        <w:rPr>
          <w:sz w:val="24"/>
          <w:szCs w:val="24"/>
        </w:rPr>
        <w:t>ndo</w:t>
      </w:r>
      <w:r w:rsidR="008F7364">
        <w:rPr>
          <w:sz w:val="24"/>
          <w:szCs w:val="24"/>
        </w:rPr>
        <w:t xml:space="preserve"> as demonstrações financeiras das </w:t>
      </w:r>
      <w:r w:rsidR="00BA354D">
        <w:rPr>
          <w:sz w:val="24"/>
          <w:szCs w:val="24"/>
        </w:rPr>
        <w:t xml:space="preserve">empresas. </w:t>
      </w:r>
      <w:r w:rsidR="005B4F01">
        <w:rPr>
          <w:sz w:val="24"/>
          <w:szCs w:val="24"/>
        </w:rPr>
        <w:t xml:space="preserve">Todas as empresas analisadas contabilizam inicialmente seus ativos imobilizados pelo método de custo, </w:t>
      </w:r>
      <w:r w:rsidR="001E05ED">
        <w:rPr>
          <w:sz w:val="24"/>
          <w:szCs w:val="24"/>
        </w:rPr>
        <w:t xml:space="preserve">depreciam pelo método linear e apresentam as taxas de depreciação ou vida útil dos bens, </w:t>
      </w:r>
      <w:r w:rsidR="005B4F01">
        <w:rPr>
          <w:sz w:val="24"/>
          <w:szCs w:val="24"/>
        </w:rPr>
        <w:t xml:space="preserve">sendo </w:t>
      </w:r>
      <w:r w:rsidR="001E05ED">
        <w:rPr>
          <w:sz w:val="24"/>
          <w:szCs w:val="24"/>
        </w:rPr>
        <w:t>estas as</w:t>
      </w:r>
      <w:r w:rsidR="005B4F01">
        <w:rPr>
          <w:sz w:val="24"/>
          <w:szCs w:val="24"/>
        </w:rPr>
        <w:t xml:space="preserve"> escolha</w:t>
      </w:r>
      <w:r w:rsidR="001E05ED">
        <w:rPr>
          <w:sz w:val="24"/>
          <w:szCs w:val="24"/>
        </w:rPr>
        <w:t>s</w:t>
      </w:r>
      <w:r w:rsidR="005B4F01">
        <w:rPr>
          <w:sz w:val="24"/>
          <w:szCs w:val="24"/>
        </w:rPr>
        <w:t xml:space="preserve"> contáb</w:t>
      </w:r>
      <w:r w:rsidR="001E05ED">
        <w:rPr>
          <w:sz w:val="24"/>
          <w:szCs w:val="24"/>
        </w:rPr>
        <w:t>eis</w:t>
      </w:r>
      <w:r w:rsidR="005B4F01">
        <w:rPr>
          <w:sz w:val="24"/>
          <w:szCs w:val="24"/>
        </w:rPr>
        <w:t xml:space="preserve"> que todas as empresas apresentaram o mesmo resultado. Analisando o índice de comparabilidade,</w:t>
      </w:r>
      <w:r w:rsidR="008F7364">
        <w:rPr>
          <w:sz w:val="24"/>
          <w:szCs w:val="24"/>
        </w:rPr>
        <w:t xml:space="preserve"> os resultados </w:t>
      </w:r>
      <w:r w:rsidR="005B4F01">
        <w:rPr>
          <w:sz w:val="24"/>
          <w:szCs w:val="24"/>
        </w:rPr>
        <w:t xml:space="preserve">apresentam uma alta </w:t>
      </w:r>
      <w:r w:rsidR="008F7364">
        <w:rPr>
          <w:sz w:val="24"/>
          <w:szCs w:val="24"/>
        </w:rPr>
        <w:t xml:space="preserve">comparabilidade </w:t>
      </w:r>
      <w:r w:rsidR="005B4F01">
        <w:rPr>
          <w:sz w:val="24"/>
          <w:szCs w:val="24"/>
        </w:rPr>
        <w:t xml:space="preserve">entre as escolhas contábeis </w:t>
      </w:r>
      <w:r w:rsidR="008F7364">
        <w:rPr>
          <w:sz w:val="24"/>
          <w:szCs w:val="24"/>
        </w:rPr>
        <w:t>da amostra pesquisada</w:t>
      </w:r>
      <w:r w:rsidR="001E05ED">
        <w:rPr>
          <w:sz w:val="24"/>
          <w:szCs w:val="24"/>
        </w:rPr>
        <w:t>.</w:t>
      </w:r>
    </w:p>
    <w:p w:rsidR="0036377D" w:rsidRPr="009C77C7" w:rsidRDefault="0036377D" w:rsidP="0036377D">
      <w:pPr>
        <w:rPr>
          <w:b/>
          <w:sz w:val="24"/>
          <w:szCs w:val="24"/>
        </w:rPr>
      </w:pPr>
    </w:p>
    <w:p w:rsidR="0036377D" w:rsidRPr="009C77C7" w:rsidRDefault="0036377D" w:rsidP="0036377D">
      <w:pPr>
        <w:rPr>
          <w:sz w:val="24"/>
          <w:szCs w:val="24"/>
        </w:rPr>
      </w:pPr>
      <w:r w:rsidRPr="009C77C7">
        <w:rPr>
          <w:b/>
          <w:sz w:val="24"/>
          <w:szCs w:val="24"/>
        </w:rPr>
        <w:t xml:space="preserve">Palavras-chave: </w:t>
      </w:r>
      <w:r w:rsidR="00AF1A60" w:rsidRPr="009C77C7">
        <w:rPr>
          <w:sz w:val="24"/>
          <w:szCs w:val="24"/>
        </w:rPr>
        <w:t>IMOBILIZADO</w:t>
      </w:r>
      <w:r w:rsidRPr="009C77C7">
        <w:rPr>
          <w:sz w:val="24"/>
          <w:szCs w:val="24"/>
        </w:rPr>
        <w:t xml:space="preserve">; </w:t>
      </w:r>
      <w:r w:rsidR="00AF1A60" w:rsidRPr="009C77C7">
        <w:rPr>
          <w:sz w:val="24"/>
          <w:szCs w:val="24"/>
        </w:rPr>
        <w:t>COMPARABILIDADE</w:t>
      </w:r>
      <w:r w:rsidRPr="009C77C7">
        <w:rPr>
          <w:sz w:val="24"/>
          <w:szCs w:val="24"/>
        </w:rPr>
        <w:t xml:space="preserve">; </w:t>
      </w:r>
      <w:r w:rsidR="00AF1A60" w:rsidRPr="009C77C7">
        <w:rPr>
          <w:sz w:val="24"/>
          <w:szCs w:val="24"/>
        </w:rPr>
        <w:t>CPC 27</w:t>
      </w:r>
      <w:r w:rsidR="00A05880">
        <w:rPr>
          <w:sz w:val="24"/>
          <w:szCs w:val="24"/>
        </w:rPr>
        <w:t>.</w:t>
      </w:r>
    </w:p>
    <w:p w:rsidR="0036377D" w:rsidRPr="009C77C7" w:rsidRDefault="0036377D" w:rsidP="0036377D">
      <w:pPr>
        <w:rPr>
          <w:sz w:val="24"/>
          <w:szCs w:val="24"/>
        </w:rPr>
      </w:pPr>
    </w:p>
    <w:p w:rsidR="0036377D" w:rsidRPr="009C77C7" w:rsidRDefault="0036377D" w:rsidP="0036377D">
      <w:pPr>
        <w:rPr>
          <w:sz w:val="24"/>
          <w:szCs w:val="24"/>
        </w:rPr>
      </w:pPr>
      <w:r w:rsidRPr="00677B4A">
        <w:rPr>
          <w:b/>
          <w:sz w:val="24"/>
          <w:szCs w:val="24"/>
        </w:rPr>
        <w:t>Linha Temática:</w:t>
      </w:r>
      <w:r w:rsidR="00AC321B">
        <w:rPr>
          <w:b/>
          <w:sz w:val="24"/>
          <w:szCs w:val="24"/>
        </w:rPr>
        <w:t xml:space="preserve"> </w:t>
      </w:r>
      <w:r w:rsidR="00FC76F9" w:rsidRPr="00FC76F9">
        <w:rPr>
          <w:sz w:val="24"/>
          <w:szCs w:val="24"/>
        </w:rPr>
        <w:t>Finanças e Contabilidade Financeira</w:t>
      </w:r>
    </w:p>
    <w:p w:rsidR="00C545FD" w:rsidRPr="009C77C7" w:rsidRDefault="00C545FD"/>
    <w:p w:rsidR="0036377D" w:rsidRDefault="0036377D"/>
    <w:p w:rsidR="004130B2" w:rsidRDefault="004130B2"/>
    <w:p w:rsidR="004130B2" w:rsidRDefault="004130B2"/>
    <w:p w:rsidR="004130B2" w:rsidRDefault="004130B2"/>
    <w:p w:rsidR="004130B2" w:rsidRDefault="004130B2"/>
    <w:p w:rsidR="00E85C0D" w:rsidRDefault="00E85C0D"/>
    <w:p w:rsidR="004130B2" w:rsidRDefault="004130B2"/>
    <w:p w:rsidR="00AC321B" w:rsidRDefault="00AC321B"/>
    <w:p w:rsidR="00E85C0D" w:rsidRDefault="00E85C0D"/>
    <w:p w:rsidR="00E85C0D" w:rsidRDefault="00E85C0D"/>
    <w:p w:rsidR="00B96F84" w:rsidRDefault="00B96F84"/>
    <w:p w:rsidR="00377062" w:rsidRDefault="00377062"/>
    <w:p w:rsidR="00E6136F" w:rsidRPr="00B96F84" w:rsidRDefault="00E85C0D" w:rsidP="00C545FD">
      <w:pPr>
        <w:rPr>
          <w:b/>
          <w:sz w:val="24"/>
          <w:szCs w:val="24"/>
        </w:rPr>
      </w:pPr>
      <w:r w:rsidRPr="00B96F84">
        <w:rPr>
          <w:b/>
          <w:sz w:val="24"/>
          <w:szCs w:val="24"/>
        </w:rPr>
        <w:lastRenderedPageBreak/>
        <w:t>1</w:t>
      </w:r>
      <w:r w:rsidR="00BE194E" w:rsidRPr="00B96F84">
        <w:rPr>
          <w:b/>
          <w:sz w:val="24"/>
          <w:szCs w:val="24"/>
        </w:rPr>
        <w:t>.</w:t>
      </w:r>
      <w:r w:rsidRPr="00B96F84">
        <w:rPr>
          <w:b/>
          <w:sz w:val="24"/>
          <w:szCs w:val="24"/>
        </w:rPr>
        <w:t xml:space="preserve"> Introdução</w:t>
      </w:r>
    </w:p>
    <w:p w:rsidR="00AF1A60" w:rsidRPr="009C77C7" w:rsidRDefault="00AF1A60" w:rsidP="00C545FD">
      <w:pPr>
        <w:rPr>
          <w:sz w:val="24"/>
          <w:szCs w:val="24"/>
        </w:rPr>
      </w:pPr>
    </w:p>
    <w:p w:rsidR="00AF1A60" w:rsidRPr="009C77C7" w:rsidRDefault="00AF1A60" w:rsidP="00C545FD">
      <w:pPr>
        <w:ind w:firstLine="709"/>
        <w:jc w:val="both"/>
        <w:rPr>
          <w:sz w:val="24"/>
          <w:szCs w:val="24"/>
        </w:rPr>
      </w:pPr>
      <w:r w:rsidRPr="009C77C7">
        <w:rPr>
          <w:sz w:val="24"/>
          <w:szCs w:val="24"/>
        </w:rPr>
        <w:t>As normas de contabilidade brasileiras apresentaram um grande avanço com a publicação da</w:t>
      </w:r>
      <w:r w:rsidR="00A05880">
        <w:rPr>
          <w:sz w:val="24"/>
          <w:szCs w:val="24"/>
        </w:rPr>
        <w:t>s</w:t>
      </w:r>
      <w:r w:rsidRPr="009C77C7">
        <w:rPr>
          <w:sz w:val="24"/>
          <w:szCs w:val="24"/>
        </w:rPr>
        <w:t xml:space="preserve"> Lei</w:t>
      </w:r>
      <w:r w:rsidR="00A05880">
        <w:rPr>
          <w:sz w:val="24"/>
          <w:szCs w:val="24"/>
        </w:rPr>
        <w:t>s</w:t>
      </w:r>
      <w:r w:rsidRPr="009C77C7">
        <w:rPr>
          <w:sz w:val="24"/>
          <w:szCs w:val="24"/>
        </w:rPr>
        <w:t xml:space="preserve"> 11.638/2007 e 11.941/2009 atualizando a Lei nº 6.404/1976. Da mesma forma, a resolução 1.055/2005, do Conselho Federal de Contabilidade (CFC), implantou </w:t>
      </w:r>
      <w:r w:rsidR="007634DC">
        <w:rPr>
          <w:sz w:val="24"/>
          <w:szCs w:val="24"/>
        </w:rPr>
        <w:t>o</w:t>
      </w:r>
      <w:r w:rsidRPr="009C77C7">
        <w:rPr>
          <w:sz w:val="24"/>
          <w:szCs w:val="24"/>
        </w:rPr>
        <w:t xml:space="preserve"> (CPC) com o objetivo de estudar, preparar e emitir os pr</w:t>
      </w:r>
      <w:r w:rsidR="00A05880">
        <w:rPr>
          <w:sz w:val="24"/>
          <w:szCs w:val="24"/>
        </w:rPr>
        <w:t>onunciamentos técnicos visando à</w:t>
      </w:r>
      <w:r w:rsidRPr="009C77C7">
        <w:rPr>
          <w:sz w:val="24"/>
          <w:szCs w:val="24"/>
        </w:rPr>
        <w:t xml:space="preserve"> convergência da contabilidade brasileira com as normas disponibilizadas pelo </w:t>
      </w:r>
      <w:r w:rsidRPr="009C77C7">
        <w:rPr>
          <w:i/>
          <w:iCs/>
          <w:sz w:val="24"/>
          <w:szCs w:val="24"/>
        </w:rPr>
        <w:t>International</w:t>
      </w:r>
      <w:r w:rsidR="00F51321">
        <w:rPr>
          <w:i/>
          <w:iCs/>
          <w:sz w:val="24"/>
          <w:szCs w:val="24"/>
        </w:rPr>
        <w:t xml:space="preserve"> </w:t>
      </w:r>
      <w:r w:rsidRPr="009C77C7">
        <w:rPr>
          <w:i/>
          <w:iCs/>
          <w:sz w:val="24"/>
          <w:szCs w:val="24"/>
        </w:rPr>
        <w:t>Accounting Standards Board</w:t>
      </w:r>
      <w:r w:rsidRPr="009C77C7">
        <w:rPr>
          <w:sz w:val="24"/>
          <w:szCs w:val="24"/>
        </w:rPr>
        <w:t xml:space="preserve"> (IASB) através </w:t>
      </w:r>
      <w:r w:rsidR="00275EB8" w:rsidRPr="009C77C7">
        <w:rPr>
          <w:sz w:val="24"/>
          <w:szCs w:val="24"/>
        </w:rPr>
        <w:t>d</w:t>
      </w:r>
      <w:r w:rsidR="00275EB8">
        <w:rPr>
          <w:sz w:val="24"/>
          <w:szCs w:val="24"/>
        </w:rPr>
        <w:t>a</w:t>
      </w:r>
      <w:r w:rsidR="00275EB8" w:rsidRPr="009C77C7">
        <w:rPr>
          <w:sz w:val="24"/>
          <w:szCs w:val="24"/>
        </w:rPr>
        <w:t xml:space="preserve">s </w:t>
      </w:r>
      <w:r w:rsidRPr="009C77C7">
        <w:rPr>
          <w:i/>
          <w:iCs/>
          <w:sz w:val="24"/>
          <w:szCs w:val="24"/>
        </w:rPr>
        <w:t>International Financial Reporting Standards</w:t>
      </w:r>
      <w:r w:rsidRPr="009C77C7">
        <w:rPr>
          <w:sz w:val="24"/>
          <w:szCs w:val="24"/>
        </w:rPr>
        <w:t xml:space="preserve"> (IFRS).</w:t>
      </w:r>
    </w:p>
    <w:p w:rsidR="00AF1A60" w:rsidRPr="009C77C7" w:rsidRDefault="00AF1A60" w:rsidP="00C545FD">
      <w:pPr>
        <w:ind w:firstLine="709"/>
        <w:jc w:val="both"/>
        <w:rPr>
          <w:sz w:val="24"/>
          <w:szCs w:val="24"/>
        </w:rPr>
      </w:pPr>
      <w:r w:rsidRPr="009C77C7">
        <w:rPr>
          <w:sz w:val="24"/>
          <w:szCs w:val="24"/>
        </w:rPr>
        <w:t>As normas de contabilidade variam conforme a legislação e normas internas de cada país, assim o objetivo das normas internacionais é a padronização da contabilidade em países diferentes,</w:t>
      </w:r>
      <w:r w:rsidR="00377062">
        <w:rPr>
          <w:sz w:val="24"/>
          <w:szCs w:val="24"/>
        </w:rPr>
        <w:t xml:space="preserve"> </w:t>
      </w:r>
      <w:r w:rsidR="006660CD">
        <w:rPr>
          <w:sz w:val="24"/>
          <w:szCs w:val="24"/>
        </w:rPr>
        <w:t xml:space="preserve">para alterar </w:t>
      </w:r>
      <w:r w:rsidRPr="009C77C7">
        <w:rPr>
          <w:sz w:val="24"/>
          <w:szCs w:val="24"/>
        </w:rPr>
        <w:t>a qualidade da informação contábil entre as análises de empresas situadas em países diferentes e aprimorar a análise da comparabilidade entre eles por se utilizarem das normas padrões.</w:t>
      </w:r>
    </w:p>
    <w:p w:rsidR="00AF1A60" w:rsidRPr="009C77C7" w:rsidDel="00852A4F" w:rsidRDefault="006660CD" w:rsidP="00C545FD">
      <w:pPr>
        <w:ind w:firstLine="709"/>
        <w:jc w:val="both"/>
        <w:rPr>
          <w:sz w:val="24"/>
          <w:szCs w:val="24"/>
        </w:rPr>
      </w:pPr>
      <w:r>
        <w:rPr>
          <w:sz w:val="24"/>
          <w:szCs w:val="24"/>
        </w:rPr>
        <w:t>A partir disso</w:t>
      </w:r>
      <w:r w:rsidR="00AF1A60" w:rsidRPr="009C77C7">
        <w:rPr>
          <w:sz w:val="24"/>
          <w:szCs w:val="24"/>
        </w:rPr>
        <w:t xml:space="preserve"> o presente estudo tem como tema o nível comparabilidade do ativo imobilizado das empresas listadas na </w:t>
      </w:r>
      <w:r w:rsidR="00B748A9">
        <w:rPr>
          <w:sz w:val="24"/>
          <w:szCs w:val="24"/>
        </w:rPr>
        <w:t>BM&amp;FBovespa</w:t>
      </w:r>
      <w:r w:rsidR="00AF1A60" w:rsidRPr="009C77C7">
        <w:rPr>
          <w:sz w:val="24"/>
          <w:szCs w:val="24"/>
        </w:rPr>
        <w:t>. Conforme o CPC 00 (p.17</w:t>
      </w:r>
      <w:r w:rsidR="00377062" w:rsidRPr="009C77C7">
        <w:rPr>
          <w:sz w:val="24"/>
          <w:szCs w:val="24"/>
        </w:rPr>
        <w:t xml:space="preserve">), </w:t>
      </w:r>
      <w:r w:rsidR="00AF1A60" w:rsidRPr="009C77C7">
        <w:rPr>
          <w:sz w:val="24"/>
          <w:szCs w:val="24"/>
        </w:rPr>
        <w:t>“comparabilidade é a característica qualitativa que permite que os usuários identifiquem e compreendam similaridades dos itens e diferenças entre eles”.</w:t>
      </w:r>
    </w:p>
    <w:p w:rsidR="00AF1A60" w:rsidRPr="009C77C7" w:rsidRDefault="00AF1A60" w:rsidP="00C545FD">
      <w:pPr>
        <w:ind w:firstLine="708"/>
        <w:jc w:val="both"/>
        <w:rPr>
          <w:sz w:val="24"/>
          <w:szCs w:val="24"/>
        </w:rPr>
      </w:pPr>
      <w:r w:rsidRPr="009C77C7">
        <w:rPr>
          <w:sz w:val="24"/>
          <w:szCs w:val="24"/>
        </w:rPr>
        <w:t>As empresas podem utilizar a comparabilidade para se adaptar às normas vigentes, observando as contabilizações de outra empresa,</w:t>
      </w:r>
      <w:r w:rsidR="00F51321">
        <w:rPr>
          <w:sz w:val="24"/>
          <w:szCs w:val="24"/>
        </w:rPr>
        <w:t xml:space="preserve"> </w:t>
      </w:r>
      <w:r w:rsidRPr="009C77C7">
        <w:rPr>
          <w:sz w:val="24"/>
          <w:szCs w:val="24"/>
        </w:rPr>
        <w:t xml:space="preserve">entretanto </w:t>
      </w:r>
      <w:r w:rsidR="00E86F62" w:rsidRPr="009C77C7">
        <w:rPr>
          <w:sz w:val="24"/>
          <w:szCs w:val="24"/>
        </w:rPr>
        <w:t>essa adequação</w:t>
      </w:r>
      <w:r w:rsidRPr="009C77C7">
        <w:rPr>
          <w:sz w:val="24"/>
          <w:szCs w:val="24"/>
        </w:rPr>
        <w:t xml:space="preserve"> pode ocorrer diante do estudo das normas do CPC e à legislação vigente. O nível de comparabilidade entre as empresas é dependente das informações contábeis por elas adotadas. Para Haller e Wehrfritz</w:t>
      </w:r>
      <w:r w:rsidR="00F51321">
        <w:rPr>
          <w:sz w:val="24"/>
          <w:szCs w:val="24"/>
        </w:rPr>
        <w:t xml:space="preserve"> </w:t>
      </w:r>
      <w:r w:rsidRPr="009C77C7">
        <w:rPr>
          <w:sz w:val="24"/>
          <w:szCs w:val="24"/>
        </w:rPr>
        <w:t>(2013)</w:t>
      </w:r>
      <w:r w:rsidR="00A05880">
        <w:rPr>
          <w:sz w:val="24"/>
          <w:szCs w:val="24"/>
        </w:rPr>
        <w:t xml:space="preserve">, </w:t>
      </w:r>
      <w:r w:rsidRPr="009C77C7">
        <w:rPr>
          <w:sz w:val="24"/>
          <w:szCs w:val="24"/>
        </w:rPr>
        <w:t>o problema é a compreensão da aplicação das IFRS, dada a existência de escolhas que nem sempre são explícitas, gerando liberdade na interpretação e necessidade de estimativas e julgamentos, consequentemente tornando as demonstrações menos compará</w:t>
      </w:r>
      <w:r w:rsidR="00377062">
        <w:rPr>
          <w:sz w:val="24"/>
          <w:szCs w:val="24"/>
        </w:rPr>
        <w:t>veis, entretanto Taplin (2017) aponta</w:t>
      </w:r>
      <w:r w:rsidRPr="009C77C7">
        <w:rPr>
          <w:sz w:val="24"/>
          <w:szCs w:val="24"/>
        </w:rPr>
        <w:t xml:space="preserve"> também que a aplicação das </w:t>
      </w:r>
      <w:r w:rsidR="00FA080B" w:rsidRPr="009C77C7">
        <w:rPr>
          <w:sz w:val="24"/>
          <w:szCs w:val="24"/>
        </w:rPr>
        <w:t>normas possibilita</w:t>
      </w:r>
      <w:r w:rsidRPr="009C77C7">
        <w:rPr>
          <w:sz w:val="24"/>
          <w:szCs w:val="24"/>
        </w:rPr>
        <w:t xml:space="preserve"> que as empresas escolham métodos igualmente válidos e que sejam adequados para as devidas circunstâncias.</w:t>
      </w:r>
    </w:p>
    <w:p w:rsidR="00AF1A60" w:rsidRPr="009C77C7" w:rsidRDefault="00AF1A60" w:rsidP="00C545FD">
      <w:pPr>
        <w:ind w:firstLine="709"/>
        <w:jc w:val="both"/>
        <w:rPr>
          <w:sz w:val="24"/>
          <w:szCs w:val="24"/>
        </w:rPr>
      </w:pPr>
      <w:r w:rsidRPr="009C77C7">
        <w:rPr>
          <w:sz w:val="24"/>
          <w:szCs w:val="24"/>
        </w:rPr>
        <w:t xml:space="preserve">O pronunciamento técnico que aborda sobre o tratamento contábil para ativos imobilizados é o CPC 27, aprovado em maio de 2009, e define ativo imobilizado como “o item tangível que: (a) é mantido para uso na produção ou fornecimento de mercadorias ou serviços, para aluguel a outros, ou para fins administrativos; e (b) se espera utilizar por mais de um período” (CPC, 2009, p.3). O CPC 27 aborda os ativos imobilizados e apresenta métodos de mensuração, sendo estes o método de custo e de reavaliação, porém diferentemente das normas internacionais, o método de reavaliação só é permitido em alguns casos específicos amparados pela lei, como transações entre coligadas e controladas ou casos de fusão. Segundo </w:t>
      </w:r>
      <w:r w:rsidRPr="005D5B75">
        <w:rPr>
          <w:sz w:val="24"/>
          <w:szCs w:val="24"/>
        </w:rPr>
        <w:t>Reina, Reina e Silva (2014), nos</w:t>
      </w:r>
      <w:r w:rsidRPr="009C77C7">
        <w:rPr>
          <w:sz w:val="24"/>
          <w:szCs w:val="24"/>
        </w:rPr>
        <w:t xml:space="preserve"> anos de 2010, 2011 e 2012 é comum a utilização do método de custos entre as empresas que compõem o IBrX-50. </w:t>
      </w:r>
    </w:p>
    <w:p w:rsidR="00AF1A60" w:rsidRPr="009C77C7" w:rsidRDefault="00AF1A60" w:rsidP="00C545FD">
      <w:pPr>
        <w:ind w:firstLine="709"/>
        <w:jc w:val="both"/>
        <w:rPr>
          <w:sz w:val="24"/>
          <w:szCs w:val="24"/>
        </w:rPr>
      </w:pPr>
      <w:r w:rsidRPr="009C77C7">
        <w:rPr>
          <w:sz w:val="24"/>
          <w:szCs w:val="24"/>
        </w:rPr>
        <w:t xml:space="preserve">Nesse sentido, o presente estudo apresenta a seguinte questão de pesquisa: Qual o nível de comparabilidade do ativo imobilizado das empresas listadas na </w:t>
      </w:r>
      <w:r w:rsidR="00B748A9">
        <w:rPr>
          <w:sz w:val="24"/>
          <w:szCs w:val="24"/>
        </w:rPr>
        <w:t>BM&amp;FBovespa</w:t>
      </w:r>
      <w:r w:rsidRPr="009C77C7">
        <w:rPr>
          <w:sz w:val="24"/>
          <w:szCs w:val="24"/>
        </w:rPr>
        <w:t>? Assim, o objetivo gera</w:t>
      </w:r>
      <w:r w:rsidR="008F01E5">
        <w:rPr>
          <w:sz w:val="24"/>
          <w:szCs w:val="24"/>
        </w:rPr>
        <w:t>l</w:t>
      </w:r>
      <w:r w:rsidRPr="009C77C7">
        <w:rPr>
          <w:sz w:val="24"/>
          <w:szCs w:val="24"/>
        </w:rPr>
        <w:t xml:space="preserve"> é verificar o nível de comparabilidade do ativo imobilizado das empresas listadas na </w:t>
      </w:r>
      <w:r w:rsidR="00B748A9">
        <w:rPr>
          <w:sz w:val="24"/>
          <w:szCs w:val="24"/>
        </w:rPr>
        <w:t>BM&amp;FBovespa</w:t>
      </w:r>
      <w:r w:rsidRPr="009C77C7">
        <w:rPr>
          <w:sz w:val="24"/>
          <w:szCs w:val="24"/>
        </w:rPr>
        <w:t>.</w:t>
      </w:r>
    </w:p>
    <w:p w:rsidR="00AF1A60" w:rsidRPr="00275EB8" w:rsidRDefault="00AF1A60" w:rsidP="004130B2">
      <w:pPr>
        <w:suppressAutoHyphens w:val="0"/>
        <w:ind w:firstLine="708"/>
        <w:jc w:val="both"/>
        <w:rPr>
          <w:sz w:val="24"/>
          <w:szCs w:val="24"/>
        </w:rPr>
      </w:pPr>
      <w:r w:rsidRPr="009C77C7">
        <w:rPr>
          <w:sz w:val="24"/>
          <w:szCs w:val="24"/>
        </w:rPr>
        <w:t>Para poder mensurar o nível de comparabilidade, foram formulados três objetivos específicos, sendo estes:</w:t>
      </w:r>
      <w:r w:rsidR="00275EB8">
        <w:rPr>
          <w:sz w:val="24"/>
          <w:szCs w:val="24"/>
        </w:rPr>
        <w:t xml:space="preserve"> (i) i</w:t>
      </w:r>
      <w:r w:rsidRPr="00275EB8">
        <w:rPr>
          <w:sz w:val="24"/>
          <w:szCs w:val="24"/>
        </w:rPr>
        <w:t>dentifica</w:t>
      </w:r>
      <w:r w:rsidR="00275EB8">
        <w:rPr>
          <w:sz w:val="24"/>
          <w:szCs w:val="24"/>
        </w:rPr>
        <w:t>r</w:t>
      </w:r>
      <w:r w:rsidRPr="00275EB8">
        <w:rPr>
          <w:sz w:val="24"/>
          <w:szCs w:val="24"/>
        </w:rPr>
        <w:t>a forma em que são reconhecidos, mensurados e evidenciados os ativos imobilizados das empresas;</w:t>
      </w:r>
      <w:r w:rsidR="00275EB8">
        <w:rPr>
          <w:sz w:val="24"/>
          <w:szCs w:val="24"/>
        </w:rPr>
        <w:t xml:space="preserve"> (ii</w:t>
      </w:r>
      <w:r w:rsidR="00377062">
        <w:rPr>
          <w:sz w:val="24"/>
          <w:szCs w:val="24"/>
        </w:rPr>
        <w:t>)</w:t>
      </w:r>
      <w:r w:rsidR="00377062" w:rsidRPr="009C77C7">
        <w:rPr>
          <w:sz w:val="24"/>
          <w:szCs w:val="24"/>
        </w:rPr>
        <w:t xml:space="preserve"> comparar</w:t>
      </w:r>
      <w:r w:rsidRPr="009C77C7">
        <w:rPr>
          <w:sz w:val="24"/>
          <w:szCs w:val="24"/>
        </w:rPr>
        <w:t xml:space="preserve"> as informações apresentadas pelas empresas ao longo do período de 2014 a 2016; e</w:t>
      </w:r>
      <w:r w:rsidR="00275EB8">
        <w:rPr>
          <w:sz w:val="24"/>
          <w:szCs w:val="24"/>
        </w:rPr>
        <w:t xml:space="preserve"> (iii) </w:t>
      </w:r>
      <w:r w:rsidRPr="009C77C7">
        <w:rPr>
          <w:sz w:val="24"/>
          <w:szCs w:val="24"/>
        </w:rPr>
        <w:t>apura</w:t>
      </w:r>
      <w:r w:rsidR="00275EB8">
        <w:rPr>
          <w:sz w:val="24"/>
          <w:szCs w:val="24"/>
        </w:rPr>
        <w:t>r</w:t>
      </w:r>
      <w:r w:rsidR="00F51321">
        <w:rPr>
          <w:sz w:val="24"/>
          <w:szCs w:val="24"/>
        </w:rPr>
        <w:t xml:space="preserve"> </w:t>
      </w:r>
      <w:r w:rsidRPr="009C77C7">
        <w:rPr>
          <w:sz w:val="24"/>
          <w:szCs w:val="24"/>
        </w:rPr>
        <w:t>o índice de comparabilidade das empresas analisadas na pesquisa.</w:t>
      </w:r>
    </w:p>
    <w:p w:rsidR="00AF1A60" w:rsidRPr="009C77C7" w:rsidRDefault="00AF1A60" w:rsidP="00C545FD">
      <w:pPr>
        <w:ind w:firstLine="709"/>
        <w:jc w:val="both"/>
        <w:rPr>
          <w:sz w:val="24"/>
          <w:szCs w:val="24"/>
        </w:rPr>
      </w:pPr>
      <w:r w:rsidRPr="005D5B75">
        <w:rPr>
          <w:sz w:val="24"/>
          <w:szCs w:val="24"/>
        </w:rPr>
        <w:lastRenderedPageBreak/>
        <w:t>Para Lemes, Costa e Martin</w:t>
      </w:r>
      <w:r w:rsidR="005D5B75" w:rsidRPr="005D5B75">
        <w:rPr>
          <w:sz w:val="24"/>
          <w:szCs w:val="24"/>
        </w:rPr>
        <w:t>s</w:t>
      </w:r>
      <w:r w:rsidR="00F51321" w:rsidRPr="005D5B75">
        <w:rPr>
          <w:sz w:val="24"/>
          <w:szCs w:val="24"/>
        </w:rPr>
        <w:t xml:space="preserve"> </w:t>
      </w:r>
      <w:r w:rsidRPr="005D5B75">
        <w:rPr>
          <w:sz w:val="24"/>
          <w:szCs w:val="24"/>
        </w:rPr>
        <w:t xml:space="preserve">(2014), </w:t>
      </w:r>
      <w:r w:rsidRPr="005D5B75">
        <w:rPr>
          <w:color w:val="000000"/>
          <w:sz w:val="24"/>
          <w:szCs w:val="24"/>
        </w:rPr>
        <w:t>a</w:t>
      </w:r>
      <w:r w:rsidRPr="009C77C7">
        <w:rPr>
          <w:color w:val="000000"/>
          <w:sz w:val="24"/>
          <w:szCs w:val="24"/>
        </w:rPr>
        <w:t xml:space="preserve"> comparabilidade de práticas, métodos e escolhas contábeis do imobilizado</w:t>
      </w:r>
      <w:r w:rsidR="005D5B75">
        <w:rPr>
          <w:color w:val="000000"/>
          <w:sz w:val="24"/>
          <w:szCs w:val="24"/>
        </w:rPr>
        <w:t xml:space="preserve"> </w:t>
      </w:r>
      <w:r w:rsidRPr="009C77C7">
        <w:rPr>
          <w:color w:val="000000"/>
          <w:sz w:val="24"/>
          <w:szCs w:val="24"/>
        </w:rPr>
        <w:t xml:space="preserve">no período de 2007 a 2012 é relativamente baixa, devido à ampla gama de opções contábeis para o imobilizado em decorrência da adesão das IFRS, aderindo diversas opções do gerenciamento do resultado, concluindo que a comparabilidade ao passar do tempo diminuiu. </w:t>
      </w:r>
      <w:r w:rsidRPr="009C77C7">
        <w:rPr>
          <w:sz w:val="24"/>
          <w:szCs w:val="24"/>
        </w:rPr>
        <w:t xml:space="preserve">Por outro lado </w:t>
      </w:r>
      <w:r w:rsidRPr="005D5B75">
        <w:rPr>
          <w:sz w:val="24"/>
          <w:szCs w:val="24"/>
        </w:rPr>
        <w:t>Souza, Silva e Rech</w:t>
      </w:r>
      <w:r w:rsidR="00F51321" w:rsidRPr="005D5B75">
        <w:rPr>
          <w:sz w:val="24"/>
          <w:szCs w:val="24"/>
        </w:rPr>
        <w:t xml:space="preserve"> </w:t>
      </w:r>
      <w:r w:rsidR="00B748A9" w:rsidRPr="005D5B75">
        <w:rPr>
          <w:sz w:val="24"/>
          <w:szCs w:val="24"/>
        </w:rPr>
        <w:t>(</w:t>
      </w:r>
      <w:r w:rsidRPr="005D5B75">
        <w:rPr>
          <w:sz w:val="24"/>
          <w:szCs w:val="24"/>
        </w:rPr>
        <w:t>2015)</w:t>
      </w:r>
      <w:r w:rsidRPr="009C77C7">
        <w:rPr>
          <w:sz w:val="24"/>
          <w:szCs w:val="24"/>
        </w:rPr>
        <w:t xml:space="preserve"> destacam que a comparabilidade entre as práticas contábeis no período de 2010 a 2012 é bastante elevada, conforme o objetivo das normas internacionais, assim possibilitando uma melhor análise e possivelmente resultando na melhor tomada de decisão.</w:t>
      </w:r>
    </w:p>
    <w:p w:rsidR="00AF1A60" w:rsidRPr="009C77C7" w:rsidRDefault="00AF1A60" w:rsidP="00C545FD">
      <w:pPr>
        <w:ind w:firstLine="709"/>
        <w:jc w:val="both"/>
        <w:rPr>
          <w:sz w:val="24"/>
          <w:szCs w:val="24"/>
        </w:rPr>
      </w:pPr>
      <w:r w:rsidRPr="009C77C7">
        <w:rPr>
          <w:sz w:val="24"/>
          <w:szCs w:val="24"/>
        </w:rPr>
        <w:t xml:space="preserve">Os </w:t>
      </w:r>
      <w:r w:rsidRPr="005D5B75">
        <w:rPr>
          <w:sz w:val="24"/>
          <w:szCs w:val="24"/>
        </w:rPr>
        <w:t>autores Lemes</w:t>
      </w:r>
      <w:r w:rsidR="005D5B75" w:rsidRPr="005D5B75">
        <w:rPr>
          <w:sz w:val="24"/>
          <w:szCs w:val="24"/>
        </w:rPr>
        <w:t xml:space="preserve"> </w:t>
      </w:r>
      <w:r w:rsidR="005D5B75" w:rsidRPr="005D5B75">
        <w:rPr>
          <w:i/>
          <w:sz w:val="24"/>
          <w:szCs w:val="24"/>
        </w:rPr>
        <w:t>et al.</w:t>
      </w:r>
      <w:r w:rsidR="00F51321" w:rsidRPr="005D5B75">
        <w:rPr>
          <w:sz w:val="24"/>
          <w:szCs w:val="24"/>
        </w:rPr>
        <w:t xml:space="preserve"> </w:t>
      </w:r>
      <w:r w:rsidRPr="005D5B75">
        <w:rPr>
          <w:sz w:val="24"/>
          <w:szCs w:val="24"/>
        </w:rPr>
        <w:t xml:space="preserve">(2014) e </w:t>
      </w:r>
      <w:r w:rsidR="005D5B75" w:rsidRPr="00D0310B">
        <w:rPr>
          <w:sz w:val="24"/>
          <w:szCs w:val="24"/>
        </w:rPr>
        <w:t xml:space="preserve">Souza </w:t>
      </w:r>
      <w:r w:rsidR="005D5B75" w:rsidRPr="00D0310B">
        <w:rPr>
          <w:i/>
          <w:sz w:val="24"/>
          <w:szCs w:val="24"/>
        </w:rPr>
        <w:t>et al.</w:t>
      </w:r>
      <w:r w:rsidRPr="00D0310B">
        <w:rPr>
          <w:sz w:val="24"/>
          <w:szCs w:val="24"/>
        </w:rPr>
        <w:t xml:space="preserve"> (2015) tiveram</w:t>
      </w:r>
      <w:r w:rsidRPr="009C77C7">
        <w:rPr>
          <w:sz w:val="24"/>
          <w:szCs w:val="24"/>
        </w:rPr>
        <w:t xml:space="preserve"> resultados diferentes, apesar da utilização do mesmo índice de comparabilidade e analisarem anos semelhantes, porém as pesquisas analisaram amostras diferentes, por este motivo justifica-se esta pesquisa pelo</w:t>
      </w:r>
      <w:r w:rsidR="00D0310B">
        <w:rPr>
          <w:sz w:val="24"/>
          <w:szCs w:val="24"/>
        </w:rPr>
        <w:t xml:space="preserve"> </w:t>
      </w:r>
      <w:r w:rsidRPr="009C77C7">
        <w:rPr>
          <w:sz w:val="24"/>
          <w:szCs w:val="24"/>
        </w:rPr>
        <w:t xml:space="preserve">processo de adesão às normas da IFRS de forma a avaliar amplos setores da </w:t>
      </w:r>
      <w:r w:rsidR="00B748A9">
        <w:rPr>
          <w:sz w:val="24"/>
          <w:szCs w:val="24"/>
        </w:rPr>
        <w:t>BM&amp;FBovespa</w:t>
      </w:r>
      <w:r w:rsidRPr="009C77C7">
        <w:rPr>
          <w:sz w:val="24"/>
          <w:szCs w:val="24"/>
        </w:rPr>
        <w:t xml:space="preserve">, </w:t>
      </w:r>
      <w:r w:rsidRPr="009C77C7">
        <w:rPr>
          <w:color w:val="000000"/>
          <w:sz w:val="24"/>
          <w:szCs w:val="24"/>
        </w:rPr>
        <w:t>pelas mudanças normativas do grupo imobilizado desde o ano de 2009, e consequentemente pelas opções de escolha entre práticas igualmente válidas.</w:t>
      </w:r>
    </w:p>
    <w:p w:rsidR="00E6136F" w:rsidRPr="009C77C7" w:rsidRDefault="00E6136F" w:rsidP="00C545FD"/>
    <w:p w:rsidR="00AF1A60" w:rsidRPr="00B96F84" w:rsidRDefault="00E85C0D" w:rsidP="00C545FD">
      <w:pPr>
        <w:rPr>
          <w:b/>
          <w:sz w:val="24"/>
          <w:szCs w:val="24"/>
        </w:rPr>
      </w:pPr>
      <w:r w:rsidRPr="00B96F84">
        <w:rPr>
          <w:b/>
          <w:sz w:val="24"/>
          <w:szCs w:val="24"/>
        </w:rPr>
        <w:t>2</w:t>
      </w:r>
      <w:r w:rsidR="00BE194E" w:rsidRPr="00B96F84">
        <w:rPr>
          <w:b/>
          <w:sz w:val="24"/>
          <w:szCs w:val="24"/>
        </w:rPr>
        <w:t>.</w:t>
      </w:r>
      <w:r w:rsidRPr="00B96F84">
        <w:rPr>
          <w:b/>
          <w:sz w:val="24"/>
          <w:szCs w:val="24"/>
        </w:rPr>
        <w:t xml:space="preserve"> Referencial Teórico</w:t>
      </w:r>
    </w:p>
    <w:p w:rsidR="00AF1A60" w:rsidRPr="00B96F84" w:rsidRDefault="00AF1A60" w:rsidP="00C545FD">
      <w:pPr>
        <w:rPr>
          <w:b/>
          <w:sz w:val="24"/>
          <w:szCs w:val="24"/>
        </w:rPr>
      </w:pPr>
    </w:p>
    <w:p w:rsidR="00AF1A60" w:rsidRPr="00B96F84" w:rsidRDefault="005C594A" w:rsidP="00C545FD">
      <w:pPr>
        <w:rPr>
          <w:b/>
          <w:sz w:val="24"/>
          <w:szCs w:val="24"/>
        </w:rPr>
      </w:pPr>
      <w:r w:rsidRPr="00B96F84">
        <w:rPr>
          <w:b/>
          <w:sz w:val="24"/>
          <w:szCs w:val="24"/>
        </w:rPr>
        <w:t>2.1</w:t>
      </w:r>
      <w:r w:rsidR="00BE194E" w:rsidRPr="00B96F84">
        <w:rPr>
          <w:b/>
          <w:sz w:val="24"/>
          <w:szCs w:val="24"/>
        </w:rPr>
        <w:t>.</w:t>
      </w:r>
      <w:r w:rsidRPr="00B96F84">
        <w:rPr>
          <w:b/>
          <w:sz w:val="24"/>
          <w:szCs w:val="24"/>
        </w:rPr>
        <w:t xml:space="preserve"> Escolhas Contábeis e Comparabilidade</w:t>
      </w:r>
    </w:p>
    <w:p w:rsidR="00E6136F" w:rsidRPr="009C77C7" w:rsidRDefault="00E6136F" w:rsidP="00C545FD"/>
    <w:p w:rsidR="00AF1A60" w:rsidRPr="009C77C7" w:rsidRDefault="00AF1A60" w:rsidP="00C545FD">
      <w:pPr>
        <w:ind w:firstLine="708"/>
        <w:jc w:val="both"/>
        <w:rPr>
          <w:sz w:val="24"/>
          <w:szCs w:val="24"/>
        </w:rPr>
      </w:pPr>
      <w:r w:rsidRPr="009C77C7">
        <w:rPr>
          <w:sz w:val="24"/>
          <w:szCs w:val="24"/>
        </w:rPr>
        <w:t>Murcia e Wuerges (2011) afirmam que as escolhas contábeis são uma forma de controlar os resultados econômicos da entidade, por estas serem o reflexo das motivações dos tomadores de decisão. No mesmo sentido, afirmam que as escolhas contábeis podem ocorrer nas três etapas do processo contábil: reconhecimento, mensuração e divulgação.</w:t>
      </w:r>
    </w:p>
    <w:p w:rsidR="00AF1A60" w:rsidRPr="009C77C7" w:rsidRDefault="00AF1A60" w:rsidP="00C545FD">
      <w:pPr>
        <w:jc w:val="both"/>
        <w:rPr>
          <w:sz w:val="24"/>
          <w:szCs w:val="24"/>
        </w:rPr>
      </w:pPr>
      <w:r w:rsidRPr="009C77C7">
        <w:rPr>
          <w:sz w:val="24"/>
          <w:szCs w:val="24"/>
        </w:rPr>
        <w:tab/>
        <w:t xml:space="preserve">A Tabela 1 demonstra as etapas e </w:t>
      </w:r>
      <w:r w:rsidR="00FC6B6B">
        <w:rPr>
          <w:sz w:val="24"/>
          <w:szCs w:val="24"/>
        </w:rPr>
        <w:t>a exemplificação de</w:t>
      </w:r>
      <w:r w:rsidRPr="009C77C7">
        <w:rPr>
          <w:sz w:val="24"/>
          <w:szCs w:val="24"/>
        </w:rPr>
        <w:t xml:space="preserve"> escolhas contábeis</w:t>
      </w:r>
      <w:r w:rsidR="00FC6B6B">
        <w:rPr>
          <w:sz w:val="24"/>
          <w:szCs w:val="24"/>
        </w:rPr>
        <w:t xml:space="preserve"> relacionadas ao ativo imobilizado</w:t>
      </w:r>
      <w:r w:rsidRPr="009C77C7">
        <w:rPr>
          <w:sz w:val="24"/>
          <w:szCs w:val="24"/>
        </w:rPr>
        <w:t>.</w:t>
      </w:r>
      <w:r w:rsidRPr="009C77C7">
        <w:rPr>
          <w:sz w:val="24"/>
          <w:szCs w:val="24"/>
        </w:rPr>
        <w:tab/>
      </w:r>
    </w:p>
    <w:p w:rsidR="00AF1A60" w:rsidRPr="009C77C7" w:rsidRDefault="00AF1A60" w:rsidP="00C545FD">
      <w:pPr>
        <w:jc w:val="both"/>
        <w:rPr>
          <w:sz w:val="24"/>
          <w:szCs w:val="24"/>
        </w:rPr>
      </w:pPr>
    </w:p>
    <w:p w:rsidR="00AF1A60" w:rsidRPr="009C77C7" w:rsidRDefault="00AF1A60" w:rsidP="00C545FD">
      <w:pPr>
        <w:jc w:val="both"/>
      </w:pPr>
      <w:r w:rsidRPr="009C77C7">
        <w:t>Tabela</w:t>
      </w:r>
      <w:r w:rsidR="009B6D01">
        <w:t xml:space="preserve"> </w:t>
      </w:r>
      <w:r w:rsidRPr="009C77C7">
        <w:t>1: Escolhas Contábeis</w:t>
      </w:r>
    </w:p>
    <w:tbl>
      <w:tblPr>
        <w:tblW w:w="9062" w:type="dxa"/>
        <w:jc w:val="center"/>
        <w:tblCellMar>
          <w:left w:w="70" w:type="dxa"/>
          <w:right w:w="70" w:type="dxa"/>
        </w:tblCellMar>
        <w:tblLook w:val="04A0"/>
      </w:tblPr>
      <w:tblGrid>
        <w:gridCol w:w="1545"/>
        <w:gridCol w:w="3690"/>
        <w:gridCol w:w="3827"/>
      </w:tblGrid>
      <w:tr w:rsidR="00AF1A60" w:rsidRPr="009C77C7" w:rsidTr="00FC6B6B">
        <w:trPr>
          <w:trHeight w:val="270"/>
          <w:jc w:val="center"/>
        </w:trPr>
        <w:tc>
          <w:tcPr>
            <w:tcW w:w="154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AF1A60" w:rsidRPr="009C77C7" w:rsidRDefault="00AF1A60" w:rsidP="00C545FD">
            <w:pPr>
              <w:jc w:val="center"/>
              <w:rPr>
                <w:b/>
                <w:bCs/>
                <w:color w:val="000000"/>
              </w:rPr>
            </w:pPr>
            <w:r w:rsidRPr="009C77C7">
              <w:rPr>
                <w:b/>
                <w:bCs/>
                <w:color w:val="000000"/>
              </w:rPr>
              <w:t>Etapa</w:t>
            </w:r>
          </w:p>
        </w:tc>
        <w:tc>
          <w:tcPr>
            <w:tcW w:w="369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AF1A60" w:rsidRPr="009C77C7" w:rsidRDefault="00AF1A60" w:rsidP="00C545FD">
            <w:pPr>
              <w:jc w:val="center"/>
              <w:rPr>
                <w:b/>
                <w:bCs/>
                <w:color w:val="000000"/>
              </w:rPr>
            </w:pPr>
            <w:r w:rsidRPr="009C77C7">
              <w:rPr>
                <w:b/>
                <w:bCs/>
                <w:color w:val="000000"/>
              </w:rPr>
              <w:t>Descrição</w:t>
            </w:r>
          </w:p>
        </w:tc>
        <w:tc>
          <w:tcPr>
            <w:tcW w:w="3827"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AF1A60" w:rsidRPr="009C77C7" w:rsidRDefault="00AF1A60" w:rsidP="00C545FD">
            <w:pPr>
              <w:jc w:val="center"/>
              <w:rPr>
                <w:b/>
                <w:bCs/>
                <w:color w:val="000000"/>
              </w:rPr>
            </w:pPr>
            <w:r w:rsidRPr="009C77C7">
              <w:rPr>
                <w:b/>
                <w:bCs/>
                <w:color w:val="000000"/>
              </w:rPr>
              <w:t>Exemplo Imobilizado</w:t>
            </w:r>
          </w:p>
        </w:tc>
      </w:tr>
      <w:tr w:rsidR="00AF1A60" w:rsidRPr="009C77C7" w:rsidTr="00FC6B6B">
        <w:trPr>
          <w:trHeight w:val="765"/>
          <w:jc w:val="center"/>
        </w:trPr>
        <w:tc>
          <w:tcPr>
            <w:tcW w:w="1545"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Reconhecimento</w:t>
            </w:r>
          </w:p>
        </w:tc>
        <w:tc>
          <w:tcPr>
            <w:tcW w:w="3690"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É o processo que consiste na incorporação ao balanço patrimonial ou à demonstração do resultado de item.</w:t>
            </w:r>
          </w:p>
        </w:tc>
        <w:tc>
          <w:tcPr>
            <w:tcW w:w="382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rPr>
                <w:color w:val="000000"/>
              </w:rPr>
            </w:pPr>
            <w:r w:rsidRPr="009C77C7">
              <w:rPr>
                <w:color w:val="000000"/>
              </w:rPr>
              <w:t>Reconhecer um Ativo Imobilizado em construção.</w:t>
            </w:r>
          </w:p>
        </w:tc>
      </w:tr>
      <w:tr w:rsidR="00AF1A60" w:rsidRPr="009C77C7" w:rsidTr="00FC6B6B">
        <w:trPr>
          <w:trHeight w:val="525"/>
          <w:jc w:val="center"/>
        </w:trPr>
        <w:tc>
          <w:tcPr>
            <w:tcW w:w="1545"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Mensuração</w:t>
            </w:r>
          </w:p>
        </w:tc>
        <w:tc>
          <w:tcPr>
            <w:tcW w:w="3690"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Determinar o método de avaliação</w:t>
            </w:r>
          </w:p>
        </w:tc>
        <w:tc>
          <w:tcPr>
            <w:tcW w:w="382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rPr>
                <w:color w:val="000000"/>
              </w:rPr>
            </w:pPr>
            <w:r w:rsidRPr="009C77C7">
              <w:rPr>
                <w:color w:val="000000"/>
              </w:rPr>
              <w:t>Qual método de Depreciação utilizar.</w:t>
            </w:r>
          </w:p>
        </w:tc>
      </w:tr>
      <w:tr w:rsidR="00AF1A60" w:rsidRPr="009C77C7" w:rsidTr="00FC6B6B">
        <w:trPr>
          <w:trHeight w:val="765"/>
          <w:jc w:val="center"/>
        </w:trPr>
        <w:tc>
          <w:tcPr>
            <w:tcW w:w="1545"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Evidenciação</w:t>
            </w:r>
          </w:p>
        </w:tc>
        <w:tc>
          <w:tcPr>
            <w:tcW w:w="3690"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Escolha de se evidenciar uma informação de caráter voluntário.</w:t>
            </w:r>
          </w:p>
        </w:tc>
        <w:tc>
          <w:tcPr>
            <w:tcW w:w="382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both"/>
              <w:rPr>
                <w:color w:val="000000" w:themeColor="text1"/>
              </w:rPr>
            </w:pPr>
            <w:r w:rsidRPr="009C77C7">
              <w:rPr>
                <w:color w:val="000000"/>
              </w:rPr>
              <w:t>Variação Cambial, Perdas Estimadas, Valor Residual de Ativos.</w:t>
            </w:r>
          </w:p>
        </w:tc>
      </w:tr>
    </w:tbl>
    <w:p w:rsidR="00AF1A60" w:rsidRPr="009C77C7" w:rsidRDefault="00AF1A60" w:rsidP="00C545FD">
      <w:pPr>
        <w:jc w:val="both"/>
      </w:pPr>
      <w:r w:rsidRPr="009C77C7">
        <w:t>Fonte: Adaptado d</w:t>
      </w:r>
      <w:r w:rsidR="00A05880">
        <w:t>o CPC 00(2011), CPC 27 (2009) e</w:t>
      </w:r>
      <w:r w:rsidRPr="009C77C7">
        <w:t xml:space="preserve"> Murcia e Wuerges (2011).</w:t>
      </w:r>
    </w:p>
    <w:p w:rsidR="00AF1A60" w:rsidRPr="009C77C7" w:rsidRDefault="00AF1A60" w:rsidP="00C545FD">
      <w:pPr>
        <w:jc w:val="both"/>
        <w:rPr>
          <w:sz w:val="24"/>
          <w:szCs w:val="24"/>
        </w:rPr>
      </w:pPr>
      <w:r w:rsidRPr="009C77C7">
        <w:rPr>
          <w:sz w:val="24"/>
          <w:szCs w:val="24"/>
        </w:rPr>
        <w:tab/>
      </w:r>
    </w:p>
    <w:p w:rsidR="00AF1A60" w:rsidRPr="009C77C7" w:rsidRDefault="00AF1A60" w:rsidP="00C545FD">
      <w:pPr>
        <w:ind w:firstLine="708"/>
        <w:jc w:val="both"/>
        <w:rPr>
          <w:sz w:val="24"/>
          <w:szCs w:val="24"/>
        </w:rPr>
      </w:pPr>
      <w:r w:rsidRPr="00D0310B">
        <w:rPr>
          <w:sz w:val="24"/>
          <w:szCs w:val="24"/>
        </w:rPr>
        <w:t xml:space="preserve">Para </w:t>
      </w:r>
      <w:r w:rsidR="006B0F6E" w:rsidRPr="00D0310B">
        <w:rPr>
          <w:sz w:val="24"/>
          <w:szCs w:val="24"/>
          <w:shd w:val="clear" w:color="auto" w:fill="FFFFFF"/>
        </w:rPr>
        <w:t>Almeida, Neto, Bastianello e Moneque</w:t>
      </w:r>
      <w:r w:rsidRPr="00D0310B">
        <w:rPr>
          <w:sz w:val="24"/>
          <w:szCs w:val="24"/>
        </w:rPr>
        <w:t xml:space="preserve"> (2012) a subjetividade</w:t>
      </w:r>
      <w:r w:rsidRPr="009C77C7">
        <w:rPr>
          <w:sz w:val="24"/>
          <w:szCs w:val="24"/>
        </w:rPr>
        <w:t xml:space="preserve"> da escolha está relacionada, de forma direta,</w:t>
      </w:r>
      <w:r w:rsidR="00F51321">
        <w:rPr>
          <w:sz w:val="24"/>
          <w:szCs w:val="24"/>
        </w:rPr>
        <w:t xml:space="preserve"> </w:t>
      </w:r>
      <w:r w:rsidRPr="009C77C7">
        <w:rPr>
          <w:sz w:val="24"/>
          <w:szCs w:val="24"/>
        </w:rPr>
        <w:t xml:space="preserve">com o nível de entendimento e a descrição que o elaborador das demonstrações </w:t>
      </w:r>
      <w:r w:rsidR="00F51321" w:rsidRPr="009C77C7">
        <w:rPr>
          <w:sz w:val="24"/>
          <w:szCs w:val="24"/>
        </w:rPr>
        <w:t>possui</w:t>
      </w:r>
      <w:r w:rsidRPr="009C77C7">
        <w:rPr>
          <w:sz w:val="24"/>
          <w:szCs w:val="24"/>
        </w:rPr>
        <w:t xml:space="preserve"> assim para elaboração dos relatórios financeiros a interpretação do profissional contábil em relação às normas influencia diretamente as suas decisões. No entanto, a existência de tais escolhas pode reduzir a comparabilidade das demonstrações financeiras, o que conflitaria com o objetivo das IFRS, que é o de assegurar a comparabilidade das informações contábeis divulgadas (M</w:t>
      </w:r>
      <w:r w:rsidR="00917668">
        <w:rPr>
          <w:sz w:val="24"/>
          <w:szCs w:val="24"/>
        </w:rPr>
        <w:t>urcia</w:t>
      </w:r>
      <w:r w:rsidR="00F51321">
        <w:rPr>
          <w:sz w:val="24"/>
          <w:szCs w:val="24"/>
        </w:rPr>
        <w:t xml:space="preserve"> </w:t>
      </w:r>
      <w:r w:rsidR="00917668">
        <w:rPr>
          <w:sz w:val="24"/>
          <w:szCs w:val="24"/>
        </w:rPr>
        <w:t>&amp;</w:t>
      </w:r>
      <w:r w:rsidR="00F51321">
        <w:rPr>
          <w:sz w:val="24"/>
          <w:szCs w:val="24"/>
        </w:rPr>
        <w:t xml:space="preserve"> </w:t>
      </w:r>
      <w:r w:rsidR="00917668" w:rsidRPr="009C77C7">
        <w:rPr>
          <w:sz w:val="24"/>
          <w:szCs w:val="24"/>
        </w:rPr>
        <w:t>W</w:t>
      </w:r>
      <w:r w:rsidR="00917668">
        <w:rPr>
          <w:sz w:val="24"/>
          <w:szCs w:val="24"/>
        </w:rPr>
        <w:t>ergers</w:t>
      </w:r>
      <w:r w:rsidRPr="009C77C7">
        <w:rPr>
          <w:sz w:val="24"/>
          <w:szCs w:val="24"/>
        </w:rPr>
        <w:t>, 2011).</w:t>
      </w:r>
    </w:p>
    <w:p w:rsidR="00AF1A60" w:rsidRPr="009C77C7" w:rsidRDefault="00A05880" w:rsidP="00C545FD">
      <w:pPr>
        <w:ind w:firstLine="708"/>
        <w:jc w:val="both"/>
        <w:rPr>
          <w:sz w:val="24"/>
          <w:szCs w:val="24"/>
        </w:rPr>
      </w:pPr>
      <w:r w:rsidRPr="009C77C7">
        <w:rPr>
          <w:sz w:val="24"/>
          <w:szCs w:val="24"/>
        </w:rPr>
        <w:t>As IFRS têm</w:t>
      </w:r>
      <w:r w:rsidR="00D0310B">
        <w:rPr>
          <w:sz w:val="24"/>
          <w:szCs w:val="24"/>
        </w:rPr>
        <w:t xml:space="preserve"> </w:t>
      </w:r>
      <w:r w:rsidR="006660CD">
        <w:rPr>
          <w:sz w:val="24"/>
          <w:szCs w:val="24"/>
        </w:rPr>
        <w:t>com</w:t>
      </w:r>
      <w:r w:rsidR="00AF1A60" w:rsidRPr="009C77C7">
        <w:rPr>
          <w:sz w:val="24"/>
          <w:szCs w:val="24"/>
        </w:rPr>
        <w:t xml:space="preserve">o objetivo </w:t>
      </w:r>
      <w:r w:rsidR="006660CD">
        <w:rPr>
          <w:sz w:val="24"/>
          <w:szCs w:val="24"/>
        </w:rPr>
        <w:t>a</w:t>
      </w:r>
      <w:r w:rsidR="00AF1A60" w:rsidRPr="009C77C7">
        <w:rPr>
          <w:sz w:val="24"/>
          <w:szCs w:val="24"/>
        </w:rPr>
        <w:t xml:space="preserve"> padronização da contabilidade em diferentes países e são publicadas e revisadas pelo IASB. </w:t>
      </w:r>
      <w:r w:rsidR="00AF1A60" w:rsidRPr="00D0310B">
        <w:rPr>
          <w:sz w:val="24"/>
          <w:szCs w:val="24"/>
        </w:rPr>
        <w:t>Conforme Pires</w:t>
      </w:r>
      <w:r w:rsidRPr="00D0310B">
        <w:rPr>
          <w:sz w:val="24"/>
          <w:szCs w:val="24"/>
        </w:rPr>
        <w:t>, Decourt, Camargo e Siebel</w:t>
      </w:r>
      <w:r w:rsidR="00AF1A60" w:rsidRPr="009C77C7">
        <w:rPr>
          <w:sz w:val="24"/>
          <w:szCs w:val="24"/>
        </w:rPr>
        <w:t xml:space="preserve"> (2015), em 2005 as normas do IFRS foram adotadas em mais de 100 países, iniciando o processo de convergência das normas contábeis, o que foi um estímulo para os pesquisadores.</w:t>
      </w:r>
    </w:p>
    <w:p w:rsidR="00AF1A60" w:rsidRPr="009C77C7" w:rsidRDefault="00AF1A60" w:rsidP="00C545FD">
      <w:pPr>
        <w:ind w:firstLine="708"/>
        <w:jc w:val="both"/>
        <w:rPr>
          <w:sz w:val="24"/>
          <w:szCs w:val="24"/>
        </w:rPr>
      </w:pPr>
      <w:r w:rsidRPr="009C77C7">
        <w:rPr>
          <w:sz w:val="24"/>
          <w:szCs w:val="24"/>
        </w:rPr>
        <w:lastRenderedPageBreak/>
        <w:t>Para Iudícibus</w:t>
      </w:r>
      <w:r w:rsidR="001E05ED">
        <w:rPr>
          <w:sz w:val="24"/>
          <w:szCs w:val="24"/>
        </w:rPr>
        <w:t xml:space="preserve"> e Marion</w:t>
      </w:r>
      <w:r w:rsidR="00A05880">
        <w:rPr>
          <w:sz w:val="24"/>
          <w:szCs w:val="24"/>
        </w:rPr>
        <w:t xml:space="preserve"> (2009, p. 50), "o</w:t>
      </w:r>
      <w:r w:rsidRPr="009C77C7">
        <w:rPr>
          <w:sz w:val="24"/>
          <w:szCs w:val="24"/>
        </w:rPr>
        <w:t>s usu</w:t>
      </w:r>
      <w:r w:rsidR="00377062">
        <w:rPr>
          <w:sz w:val="24"/>
          <w:szCs w:val="24"/>
        </w:rPr>
        <w:t>ários precisam ter condições de comparar as demonstraçõe</w:t>
      </w:r>
      <w:r w:rsidRPr="009C77C7">
        <w:rPr>
          <w:sz w:val="24"/>
          <w:szCs w:val="24"/>
        </w:rPr>
        <w:t>s</w:t>
      </w:r>
      <w:r w:rsidR="00F51321">
        <w:rPr>
          <w:sz w:val="24"/>
          <w:szCs w:val="24"/>
        </w:rPr>
        <w:t xml:space="preserve"> </w:t>
      </w:r>
      <w:r w:rsidRPr="009C77C7">
        <w:rPr>
          <w:sz w:val="24"/>
          <w:szCs w:val="24"/>
        </w:rPr>
        <w:t>contábeis de uma entidade através dos anos a fim de identificar tendências em sua situação patrimonial e financeira e em seu desempenho". Conforme o CPC 00 (2011, p. 17) comparabilidade é uma das características qualitativas que “melhoram a utilidade da informação que é relevante e que é representada com fidedignidade” e também</w:t>
      </w:r>
    </w:p>
    <w:p w:rsidR="00AF1A60" w:rsidRPr="009C77C7" w:rsidRDefault="00AF1A60" w:rsidP="00C545FD">
      <w:pPr>
        <w:ind w:firstLine="708"/>
        <w:jc w:val="both"/>
        <w:rPr>
          <w:sz w:val="24"/>
          <w:szCs w:val="24"/>
        </w:rPr>
      </w:pPr>
    </w:p>
    <w:p w:rsidR="00AF1A60" w:rsidRPr="009C77C7" w:rsidRDefault="00AF1A60" w:rsidP="00C545FD">
      <w:pPr>
        <w:ind w:left="2268"/>
        <w:jc w:val="both"/>
      </w:pPr>
      <w:r w:rsidRPr="009C77C7">
        <w:t>comparabilidade é a característica qualitativa que permite que os usuários identifiquem e compreendam similaridades dos itens e diferenças entre eles. Diferentemente de outras características qualitativas, a comparabilidade não está relacionada com um único item. A comparação requer no mínimo dois itens.</w:t>
      </w:r>
    </w:p>
    <w:p w:rsidR="00AF1A60" w:rsidRPr="009C77C7" w:rsidRDefault="00AF1A60" w:rsidP="00C545FD">
      <w:pPr>
        <w:ind w:left="2268"/>
        <w:jc w:val="both"/>
      </w:pPr>
    </w:p>
    <w:p w:rsidR="00AF1A60" w:rsidRPr="009C77C7" w:rsidRDefault="00AF1A60" w:rsidP="00C545FD">
      <w:pPr>
        <w:jc w:val="both"/>
        <w:rPr>
          <w:color w:val="000000"/>
          <w:sz w:val="24"/>
          <w:szCs w:val="24"/>
        </w:rPr>
      </w:pPr>
      <w:r w:rsidRPr="009C77C7">
        <w:rPr>
          <w:sz w:val="24"/>
          <w:szCs w:val="24"/>
        </w:rPr>
        <w:tab/>
        <w:t xml:space="preserve">Para </w:t>
      </w:r>
      <w:r w:rsidRPr="00D0310B">
        <w:rPr>
          <w:sz w:val="24"/>
          <w:szCs w:val="24"/>
        </w:rPr>
        <w:t>Grecco</w:t>
      </w:r>
      <w:r w:rsidR="004130B2" w:rsidRPr="00D0310B">
        <w:rPr>
          <w:sz w:val="24"/>
          <w:szCs w:val="24"/>
        </w:rPr>
        <w:t>, Formigoni, Geron e Segura</w:t>
      </w:r>
      <w:r w:rsidRPr="00D0310B">
        <w:rPr>
          <w:sz w:val="24"/>
          <w:szCs w:val="24"/>
        </w:rPr>
        <w:t xml:space="preserve"> (2013), a</w:t>
      </w:r>
      <w:r w:rsidRPr="009C77C7">
        <w:rPr>
          <w:sz w:val="24"/>
          <w:szCs w:val="24"/>
        </w:rPr>
        <w:t xml:space="preserve"> convergência aos padrões das IFRS requer uma série de investimentos em pessoal, tecnologia e processos a serem consolidados. </w:t>
      </w:r>
      <w:r w:rsidRPr="00D0310B">
        <w:rPr>
          <w:color w:val="000000"/>
          <w:sz w:val="24"/>
          <w:szCs w:val="24"/>
        </w:rPr>
        <w:t>Segundo Franco, Kothari e Verdi (2011), a comparabilidade reduz o custo de aquisição de</w:t>
      </w:r>
      <w:r w:rsidRPr="009C77C7">
        <w:rPr>
          <w:color w:val="000000"/>
          <w:sz w:val="24"/>
          <w:szCs w:val="24"/>
        </w:rPr>
        <w:t xml:space="preserve"> informações e em contrapartida aumenta a qualidade da informação disponível sobre a empresa, assim o IASB estaria caminhando na direção para criar padrões contábeis internacionalmente aceitos.</w:t>
      </w:r>
    </w:p>
    <w:p w:rsidR="00AF1A60" w:rsidRPr="009C77C7" w:rsidRDefault="00AF1A60" w:rsidP="00C545FD">
      <w:pPr>
        <w:jc w:val="both"/>
        <w:rPr>
          <w:color w:val="000000"/>
          <w:sz w:val="24"/>
          <w:szCs w:val="24"/>
        </w:rPr>
      </w:pPr>
      <w:r w:rsidRPr="009C77C7">
        <w:rPr>
          <w:sz w:val="24"/>
          <w:szCs w:val="24"/>
        </w:rPr>
        <w:tab/>
      </w:r>
      <w:r w:rsidRPr="009C77C7">
        <w:rPr>
          <w:color w:val="000000"/>
          <w:sz w:val="24"/>
          <w:szCs w:val="24"/>
        </w:rPr>
        <w:t>A convergência aos padrões internacionais tende a reduzir as diferenças nos padrões contábeis, p</w:t>
      </w:r>
      <w:r w:rsidRPr="009C77C7">
        <w:rPr>
          <w:color w:val="000000" w:themeColor="text1"/>
          <w:sz w:val="24"/>
          <w:szCs w:val="24"/>
        </w:rPr>
        <w:t>ois</w:t>
      </w:r>
      <w:r w:rsidRPr="009C77C7">
        <w:rPr>
          <w:color w:val="000000"/>
          <w:sz w:val="24"/>
          <w:szCs w:val="24"/>
        </w:rPr>
        <w:t xml:space="preserve"> anteriormente cada país possuía um modelo próprio.  O CPC mostra que a convergência realizada após a criação dos Pronunciamentos Técnicos, trouxe diferenças nas práticas contábeis, "dentre essas diferenças encontra-se a possibilidade de as empresas estarem mensurando Ativos e Passivos tanto pelo método de custo, quanto pelo de valor justo. Tal fato pode ocasionar dificuldades em relação à comparabilidade das demonstrações entre as empresas"</w:t>
      </w:r>
      <w:r w:rsidR="00D0310B">
        <w:rPr>
          <w:color w:val="000000"/>
          <w:sz w:val="24"/>
          <w:szCs w:val="24"/>
        </w:rPr>
        <w:t xml:space="preserve"> </w:t>
      </w:r>
      <w:r w:rsidRPr="009C77C7">
        <w:rPr>
          <w:color w:val="000000"/>
          <w:sz w:val="24"/>
          <w:szCs w:val="24"/>
        </w:rPr>
        <w:t>(</w:t>
      </w:r>
      <w:r w:rsidR="004130B2">
        <w:rPr>
          <w:color w:val="000000"/>
          <w:sz w:val="24"/>
          <w:szCs w:val="24"/>
        </w:rPr>
        <w:t xml:space="preserve">Reina </w:t>
      </w:r>
      <w:r w:rsidR="004130B2" w:rsidRPr="00A05880">
        <w:rPr>
          <w:i/>
          <w:color w:val="000000"/>
          <w:sz w:val="24"/>
          <w:szCs w:val="24"/>
        </w:rPr>
        <w:t xml:space="preserve">et </w:t>
      </w:r>
      <w:r w:rsidR="00BA354D" w:rsidRPr="00A05880">
        <w:rPr>
          <w:i/>
          <w:color w:val="000000"/>
          <w:sz w:val="24"/>
          <w:szCs w:val="24"/>
        </w:rPr>
        <w:t>al</w:t>
      </w:r>
      <w:r w:rsidR="00BA354D">
        <w:rPr>
          <w:i/>
          <w:color w:val="000000"/>
          <w:sz w:val="24"/>
          <w:szCs w:val="24"/>
        </w:rPr>
        <w:t>.</w:t>
      </w:r>
      <w:r w:rsidR="00BA354D">
        <w:rPr>
          <w:color w:val="000000"/>
          <w:sz w:val="24"/>
          <w:szCs w:val="24"/>
        </w:rPr>
        <w:t xml:space="preserve"> </w:t>
      </w:r>
      <w:r w:rsidRPr="009C77C7">
        <w:rPr>
          <w:color w:val="000000"/>
          <w:sz w:val="24"/>
          <w:szCs w:val="24"/>
        </w:rPr>
        <w:t>2014, p. 81).</w:t>
      </w:r>
    </w:p>
    <w:p w:rsidR="00AF1A60" w:rsidRPr="009C77C7" w:rsidRDefault="00AF1A60" w:rsidP="00C545FD">
      <w:pPr>
        <w:jc w:val="both"/>
        <w:rPr>
          <w:sz w:val="24"/>
          <w:szCs w:val="24"/>
        </w:rPr>
      </w:pPr>
      <w:r w:rsidRPr="009C77C7">
        <w:rPr>
          <w:sz w:val="24"/>
          <w:szCs w:val="24"/>
        </w:rPr>
        <w:tab/>
        <w:t>Os estudos de comparabilidade</w:t>
      </w:r>
      <w:r w:rsidR="00352AE7">
        <w:rPr>
          <w:sz w:val="24"/>
          <w:szCs w:val="24"/>
        </w:rPr>
        <w:t>,</w:t>
      </w:r>
      <w:r w:rsidRPr="009C77C7">
        <w:rPr>
          <w:sz w:val="24"/>
          <w:szCs w:val="24"/>
        </w:rPr>
        <w:t xml:space="preserve"> s</w:t>
      </w:r>
      <w:r w:rsidR="00A05880">
        <w:rPr>
          <w:sz w:val="24"/>
          <w:szCs w:val="24"/>
        </w:rPr>
        <w:t>egundo Cascino e Gassen</w:t>
      </w:r>
      <w:r w:rsidRPr="009C77C7">
        <w:rPr>
          <w:sz w:val="24"/>
          <w:szCs w:val="24"/>
        </w:rPr>
        <w:t xml:space="preserve"> (2015)</w:t>
      </w:r>
      <w:r w:rsidR="00A05880">
        <w:rPr>
          <w:sz w:val="24"/>
          <w:szCs w:val="24"/>
        </w:rPr>
        <w:t>,</w:t>
      </w:r>
      <w:r w:rsidR="00F51321">
        <w:rPr>
          <w:sz w:val="24"/>
          <w:szCs w:val="24"/>
        </w:rPr>
        <w:t xml:space="preserve"> </w:t>
      </w:r>
      <w:r w:rsidRPr="009C77C7">
        <w:rPr>
          <w:sz w:val="24"/>
          <w:szCs w:val="24"/>
        </w:rPr>
        <w:t>seguem basicamente duas vertentes: os que avaliam a melhoria da comparabilidade com a adoção das normas internacionais por meio do impacto em variáveis contábeis internas</w:t>
      </w:r>
      <w:r w:rsidR="006660CD">
        <w:rPr>
          <w:sz w:val="24"/>
          <w:szCs w:val="24"/>
        </w:rPr>
        <w:t>;</w:t>
      </w:r>
      <w:r w:rsidR="00F51321">
        <w:rPr>
          <w:sz w:val="24"/>
          <w:szCs w:val="24"/>
        </w:rPr>
        <w:t xml:space="preserve"> </w:t>
      </w:r>
      <w:r w:rsidR="006660CD">
        <w:rPr>
          <w:sz w:val="24"/>
          <w:szCs w:val="24"/>
        </w:rPr>
        <w:t>e</w:t>
      </w:r>
      <w:r w:rsidRPr="009C77C7">
        <w:rPr>
          <w:sz w:val="24"/>
          <w:szCs w:val="24"/>
        </w:rPr>
        <w:t xml:space="preserve"> do mercado de capitais por meio de índices.</w:t>
      </w:r>
      <w:r w:rsidR="00F51321">
        <w:rPr>
          <w:sz w:val="24"/>
          <w:szCs w:val="24"/>
        </w:rPr>
        <w:t xml:space="preserve"> </w:t>
      </w:r>
      <w:r w:rsidRPr="009C77C7">
        <w:rPr>
          <w:sz w:val="24"/>
          <w:szCs w:val="24"/>
        </w:rPr>
        <w:t>Segundo</w:t>
      </w:r>
      <w:r w:rsidR="00F51321">
        <w:rPr>
          <w:sz w:val="24"/>
          <w:szCs w:val="24"/>
        </w:rPr>
        <w:t xml:space="preserve"> </w:t>
      </w:r>
      <w:r w:rsidRPr="009C77C7">
        <w:rPr>
          <w:sz w:val="24"/>
          <w:szCs w:val="24"/>
        </w:rPr>
        <w:t>Taplin (2004), índices de comparabilidade são utilizados para quantificar o grau em</w:t>
      </w:r>
      <w:r w:rsidR="00D0310B">
        <w:rPr>
          <w:sz w:val="24"/>
          <w:szCs w:val="24"/>
        </w:rPr>
        <w:t xml:space="preserve"> </w:t>
      </w:r>
      <w:r w:rsidRPr="009C77C7">
        <w:rPr>
          <w:sz w:val="24"/>
          <w:szCs w:val="24"/>
        </w:rPr>
        <w:t>que as contas das empresas são comparáveis, como mera estatística.</w:t>
      </w:r>
    </w:p>
    <w:p w:rsidR="00AF1A60" w:rsidRDefault="00AF1A60" w:rsidP="00C545FD">
      <w:pPr>
        <w:ind w:firstLine="708"/>
        <w:jc w:val="both"/>
        <w:rPr>
          <w:sz w:val="24"/>
          <w:szCs w:val="24"/>
        </w:rPr>
      </w:pPr>
      <w:r w:rsidRPr="009C77C7">
        <w:rPr>
          <w:sz w:val="24"/>
          <w:szCs w:val="24"/>
        </w:rPr>
        <w:t>A literatura internacional indica os índices H, I, C e T como os mais usados</w:t>
      </w:r>
      <w:r w:rsidR="00F51321">
        <w:rPr>
          <w:sz w:val="24"/>
          <w:szCs w:val="24"/>
        </w:rPr>
        <w:t xml:space="preserve"> </w:t>
      </w:r>
      <w:r w:rsidRPr="009C77C7">
        <w:rPr>
          <w:sz w:val="24"/>
          <w:szCs w:val="24"/>
        </w:rPr>
        <w:t>para medir comparabilidade (</w:t>
      </w:r>
      <w:commentRangeStart w:id="16"/>
      <w:r w:rsidRPr="009C77C7">
        <w:rPr>
          <w:sz w:val="24"/>
          <w:szCs w:val="24"/>
        </w:rPr>
        <w:t>T</w:t>
      </w:r>
      <w:commentRangeEnd w:id="16"/>
      <w:r w:rsidR="00C761D1">
        <w:rPr>
          <w:sz w:val="24"/>
          <w:szCs w:val="24"/>
        </w:rPr>
        <w:t>aplin</w:t>
      </w:r>
      <w:r w:rsidR="00A05880">
        <w:rPr>
          <w:rStyle w:val="Refdecomentrio"/>
          <w:rFonts w:asciiTheme="minorHAnsi" w:eastAsiaTheme="minorEastAsia" w:hAnsiTheme="minorHAnsi" w:cstheme="minorBidi"/>
        </w:rPr>
        <w:commentReference w:id="16"/>
      </w:r>
      <w:r w:rsidRPr="009C77C7">
        <w:rPr>
          <w:sz w:val="24"/>
          <w:szCs w:val="24"/>
        </w:rPr>
        <w:t xml:space="preserve">, 2004). Van der Tas (1988) é considerado o criador dos índices H, C e I, segundo </w:t>
      </w:r>
      <w:r w:rsidR="00F51321" w:rsidRPr="009C77C7">
        <w:rPr>
          <w:sz w:val="24"/>
          <w:szCs w:val="24"/>
        </w:rPr>
        <w:t xml:space="preserve">ele, </w:t>
      </w:r>
      <w:r w:rsidRPr="009C77C7">
        <w:rPr>
          <w:sz w:val="24"/>
          <w:szCs w:val="24"/>
        </w:rPr>
        <w:t>o índice H é utilizado quando se deseja mensurar a comparabilidade das demonstrações financeiras de diferentes e</w:t>
      </w:r>
      <w:r w:rsidR="00B748A9">
        <w:rPr>
          <w:sz w:val="24"/>
          <w:szCs w:val="24"/>
        </w:rPr>
        <w:t>mpresas dentro de um mesmo país, conforme as empresas abrangidas por esta pesquisa.</w:t>
      </w:r>
    </w:p>
    <w:p w:rsidR="00E6136F" w:rsidRPr="009C77C7" w:rsidRDefault="00E6136F" w:rsidP="00C545FD"/>
    <w:p w:rsidR="00AF1A60" w:rsidRPr="00B96F84" w:rsidRDefault="005C594A" w:rsidP="00C545FD">
      <w:pPr>
        <w:rPr>
          <w:b/>
          <w:sz w:val="24"/>
          <w:szCs w:val="24"/>
        </w:rPr>
      </w:pPr>
      <w:r w:rsidRPr="00B96F84">
        <w:rPr>
          <w:b/>
          <w:sz w:val="24"/>
          <w:szCs w:val="24"/>
        </w:rPr>
        <w:t>2.2</w:t>
      </w:r>
      <w:r w:rsidR="00BE194E" w:rsidRPr="00B96F84">
        <w:rPr>
          <w:b/>
          <w:sz w:val="24"/>
          <w:szCs w:val="24"/>
        </w:rPr>
        <w:t>.</w:t>
      </w:r>
      <w:r w:rsidRPr="00B96F84">
        <w:rPr>
          <w:b/>
          <w:sz w:val="24"/>
          <w:szCs w:val="24"/>
        </w:rPr>
        <w:t xml:space="preserve"> Imobilizado</w:t>
      </w:r>
    </w:p>
    <w:p w:rsidR="00AF1A60" w:rsidRPr="009C77C7" w:rsidRDefault="00AF1A60" w:rsidP="00C545FD">
      <w:pPr>
        <w:rPr>
          <w:sz w:val="24"/>
          <w:szCs w:val="24"/>
        </w:rPr>
      </w:pPr>
    </w:p>
    <w:p w:rsidR="00AF1A60" w:rsidRPr="009C77C7" w:rsidRDefault="00AF1A60" w:rsidP="00C545FD">
      <w:pPr>
        <w:ind w:firstLine="708"/>
        <w:jc w:val="both"/>
        <w:rPr>
          <w:color w:val="000000" w:themeColor="text1"/>
          <w:sz w:val="24"/>
          <w:szCs w:val="24"/>
        </w:rPr>
      </w:pPr>
      <w:r w:rsidRPr="009C77C7">
        <w:rPr>
          <w:sz w:val="24"/>
          <w:szCs w:val="24"/>
        </w:rPr>
        <w:t xml:space="preserve">No ano de 2010 as empresas iniciaram a convergência </w:t>
      </w:r>
      <w:r w:rsidR="003F26E5">
        <w:rPr>
          <w:sz w:val="24"/>
          <w:szCs w:val="24"/>
        </w:rPr>
        <w:t xml:space="preserve">plena </w:t>
      </w:r>
      <w:r w:rsidRPr="009C77C7">
        <w:rPr>
          <w:sz w:val="24"/>
          <w:szCs w:val="24"/>
        </w:rPr>
        <w:t>às normas internacionais de contabilidade aplicadas ao ativo imobilizado, assim afetando também as demonstrações referentes ao ano de 2009, que tiveram que ser adequadas à nova norma por ser apresentada em conjunto com a de 2010</w:t>
      </w:r>
      <w:r w:rsidR="00D0310B">
        <w:rPr>
          <w:sz w:val="24"/>
          <w:szCs w:val="24"/>
        </w:rPr>
        <w:t xml:space="preserve"> </w:t>
      </w:r>
      <w:r w:rsidR="00CB7EEF" w:rsidRPr="009C77C7">
        <w:rPr>
          <w:color w:val="000000"/>
          <w:sz w:val="24"/>
          <w:szCs w:val="24"/>
        </w:rPr>
        <w:t>(</w:t>
      </w:r>
      <w:r w:rsidR="00CB7EEF">
        <w:rPr>
          <w:color w:val="000000"/>
          <w:sz w:val="24"/>
          <w:szCs w:val="24"/>
        </w:rPr>
        <w:t xml:space="preserve">Reina </w:t>
      </w:r>
      <w:r w:rsidR="00CB7EEF" w:rsidRPr="00A05880">
        <w:rPr>
          <w:i/>
          <w:color w:val="000000"/>
          <w:sz w:val="24"/>
          <w:szCs w:val="24"/>
        </w:rPr>
        <w:t>et al</w:t>
      </w:r>
      <w:r w:rsidR="00DE5D9D">
        <w:rPr>
          <w:i/>
          <w:color w:val="000000"/>
          <w:sz w:val="24"/>
          <w:szCs w:val="24"/>
        </w:rPr>
        <w:t xml:space="preserve">., </w:t>
      </w:r>
      <w:r w:rsidR="00CB7EEF" w:rsidRPr="009C77C7">
        <w:rPr>
          <w:color w:val="000000"/>
          <w:sz w:val="24"/>
          <w:szCs w:val="24"/>
        </w:rPr>
        <w:t>2014, p. 81).</w:t>
      </w:r>
    </w:p>
    <w:p w:rsidR="00AF1A60" w:rsidRPr="009C77C7" w:rsidRDefault="00AF1A60" w:rsidP="00C545FD">
      <w:pPr>
        <w:ind w:firstLine="708"/>
        <w:jc w:val="both"/>
        <w:rPr>
          <w:sz w:val="24"/>
          <w:szCs w:val="24"/>
        </w:rPr>
      </w:pPr>
      <w:r w:rsidRPr="009C77C7">
        <w:rPr>
          <w:sz w:val="24"/>
          <w:szCs w:val="24"/>
        </w:rPr>
        <w:t xml:space="preserve">Conforme o CPC 27, um item do ativo imobilizado deve ser reconhecido se for capaz de trazer benefícios futuros para a entidade e puder ser confiavelmente mensurável. Para contabilizar um item no ativo imobilizado é necessário um julgamento prévio, pois </w:t>
      </w:r>
      <w:r w:rsidR="00E00C19" w:rsidRPr="009C77C7">
        <w:rPr>
          <w:sz w:val="24"/>
          <w:szCs w:val="24"/>
        </w:rPr>
        <w:t>o reconhecimento de todos os seus custos é</w:t>
      </w:r>
      <w:r w:rsidRPr="009C77C7">
        <w:rPr>
          <w:sz w:val="24"/>
          <w:szCs w:val="24"/>
        </w:rPr>
        <w:t xml:space="preserve"> contabilizado no momento em que são incorridos.</w:t>
      </w:r>
    </w:p>
    <w:p w:rsidR="00AF1A60" w:rsidRPr="009C77C7" w:rsidRDefault="00AF1A60" w:rsidP="00C545FD">
      <w:pPr>
        <w:ind w:firstLine="708"/>
        <w:jc w:val="both"/>
        <w:rPr>
          <w:sz w:val="24"/>
          <w:szCs w:val="24"/>
        </w:rPr>
      </w:pPr>
      <w:r w:rsidRPr="009C77C7">
        <w:rPr>
          <w:sz w:val="24"/>
          <w:szCs w:val="24"/>
        </w:rPr>
        <w:t>Conforme a lei nº 11.638/2007</w:t>
      </w:r>
      <w:r w:rsidR="00377062" w:rsidRPr="009C77C7">
        <w:rPr>
          <w:sz w:val="24"/>
          <w:szCs w:val="24"/>
        </w:rPr>
        <w:t xml:space="preserve"> são</w:t>
      </w:r>
      <w:r w:rsidRPr="009C77C7">
        <w:rPr>
          <w:sz w:val="24"/>
          <w:szCs w:val="24"/>
        </w:rPr>
        <w:t xml:space="preserve"> contabilizados no ativo imobilizado “os direitos que tenham por objeto bens corpóreos destinados à manutenção das atividades da companhia </w:t>
      </w:r>
      <w:r w:rsidRPr="009C77C7">
        <w:rPr>
          <w:sz w:val="24"/>
          <w:szCs w:val="24"/>
        </w:rPr>
        <w:lastRenderedPageBreak/>
        <w:t>ou da empresa ou exercidos com essa finalidade, inclusive os decorrentes de operações que transfiram à companhia os benefícios, riscos e controle desses bens”</w:t>
      </w:r>
      <w:r w:rsidR="003F26E5">
        <w:rPr>
          <w:sz w:val="24"/>
          <w:szCs w:val="24"/>
        </w:rPr>
        <w:t>.</w:t>
      </w:r>
    </w:p>
    <w:p w:rsidR="00AF1A60" w:rsidRPr="009C77C7" w:rsidRDefault="00AF1A60" w:rsidP="00C545FD">
      <w:pPr>
        <w:jc w:val="both"/>
        <w:rPr>
          <w:sz w:val="24"/>
          <w:szCs w:val="24"/>
        </w:rPr>
      </w:pPr>
      <w:r w:rsidRPr="009C77C7">
        <w:rPr>
          <w:sz w:val="24"/>
          <w:szCs w:val="24"/>
        </w:rPr>
        <w:tab/>
        <w:t xml:space="preserve">Os custos de manutenção periódica e reparos, segundo </w:t>
      </w:r>
      <w:r w:rsidR="00CB7EEF">
        <w:rPr>
          <w:sz w:val="24"/>
          <w:szCs w:val="24"/>
        </w:rPr>
        <w:t xml:space="preserve">Iudícibus e </w:t>
      </w:r>
      <w:r w:rsidRPr="009C77C7">
        <w:rPr>
          <w:sz w:val="24"/>
          <w:szCs w:val="24"/>
        </w:rPr>
        <w:t>Marion (2016), são subsequentes ao reconhecimento do ativo imobilizado e reconhecidos no resultado do período no qual são incorridos. Os custos referentes à substituição de itens do ativo e com inspeções obrigatórias para o uso do imobilizado são reconhecidos pelo valor contábil no ativo imobilizado, desde que contribua para o aumento da vida útil ou da capacidade produtiva.</w:t>
      </w:r>
    </w:p>
    <w:p w:rsidR="00AF1A60" w:rsidRPr="009C77C7" w:rsidRDefault="00AF1A60" w:rsidP="00C545FD">
      <w:pPr>
        <w:jc w:val="both"/>
        <w:rPr>
          <w:sz w:val="24"/>
          <w:szCs w:val="24"/>
        </w:rPr>
      </w:pPr>
      <w:r w:rsidRPr="009C77C7">
        <w:rPr>
          <w:sz w:val="24"/>
          <w:szCs w:val="24"/>
        </w:rPr>
        <w:tab/>
        <w:t>A mensuração de um item do ativo imobilizado deve ser realizada por meio do seu custo, que, conforme o CPC 27</w:t>
      </w:r>
      <w:r w:rsidR="005E2376" w:rsidRPr="009C77C7">
        <w:rPr>
          <w:sz w:val="24"/>
          <w:szCs w:val="24"/>
        </w:rPr>
        <w:t xml:space="preserve"> compreende</w:t>
      </w:r>
      <w:r w:rsidR="003F26E5">
        <w:rPr>
          <w:sz w:val="24"/>
          <w:szCs w:val="24"/>
        </w:rPr>
        <w:t xml:space="preserve"> os seguintes componentes, conforme mostra a Tabela 2.</w:t>
      </w:r>
    </w:p>
    <w:p w:rsidR="00AF1A60" w:rsidRPr="009C77C7" w:rsidRDefault="00AF1A60" w:rsidP="00C545FD">
      <w:pPr>
        <w:jc w:val="both"/>
        <w:rPr>
          <w:sz w:val="24"/>
          <w:szCs w:val="24"/>
        </w:rPr>
      </w:pPr>
    </w:p>
    <w:p w:rsidR="00AF1A60" w:rsidRPr="009C77C7" w:rsidRDefault="00AF1A60" w:rsidP="00C545FD">
      <w:pPr>
        <w:jc w:val="both"/>
      </w:pPr>
      <w:r w:rsidRPr="009C77C7">
        <w:t>Tabela</w:t>
      </w:r>
      <w:r w:rsidR="009B6D01">
        <w:t xml:space="preserve"> </w:t>
      </w:r>
      <w:r w:rsidRPr="009C77C7">
        <w:t>2: Composição do Custo</w:t>
      </w:r>
    </w:p>
    <w:tbl>
      <w:tblPr>
        <w:tblW w:w="9087" w:type="dxa"/>
        <w:tblInd w:w="55" w:type="dxa"/>
        <w:tblCellMar>
          <w:left w:w="70" w:type="dxa"/>
          <w:right w:w="70" w:type="dxa"/>
        </w:tblCellMar>
        <w:tblLook w:val="04A0"/>
      </w:tblPr>
      <w:tblGrid>
        <w:gridCol w:w="2992"/>
        <w:gridCol w:w="6095"/>
      </w:tblGrid>
      <w:tr w:rsidR="00AF1A60" w:rsidRPr="009C77C7" w:rsidTr="006F2593">
        <w:trPr>
          <w:trHeight w:val="255"/>
        </w:trPr>
        <w:tc>
          <w:tcPr>
            <w:tcW w:w="2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AF1A60" w:rsidRPr="009C77C7" w:rsidRDefault="00AF1A60" w:rsidP="00C545FD">
            <w:pPr>
              <w:jc w:val="center"/>
              <w:rPr>
                <w:b/>
                <w:bCs/>
                <w:color w:val="000000"/>
              </w:rPr>
            </w:pPr>
            <w:r w:rsidRPr="009C77C7">
              <w:rPr>
                <w:b/>
                <w:bCs/>
                <w:color w:val="000000"/>
              </w:rPr>
              <w:t>Custo</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AF1A60" w:rsidRPr="009C77C7" w:rsidRDefault="00AF1A60" w:rsidP="00C545FD">
            <w:pPr>
              <w:jc w:val="center"/>
              <w:rPr>
                <w:b/>
                <w:bCs/>
                <w:color w:val="000000"/>
              </w:rPr>
            </w:pPr>
            <w:r w:rsidRPr="009C77C7">
              <w:rPr>
                <w:b/>
                <w:bCs/>
                <w:color w:val="000000"/>
              </w:rPr>
              <w:t>Descrição</w:t>
            </w:r>
          </w:p>
        </w:tc>
      </w:tr>
      <w:tr w:rsidR="00AF1A60" w:rsidRPr="009C77C7" w:rsidTr="00C545FD">
        <w:trPr>
          <w:trHeight w:val="76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Preço de Aquisição</w:t>
            </w:r>
          </w:p>
        </w:tc>
        <w:tc>
          <w:tcPr>
            <w:tcW w:w="6095"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both"/>
              <w:rPr>
                <w:color w:val="000000" w:themeColor="text1"/>
              </w:rPr>
            </w:pPr>
            <w:r w:rsidRPr="009C77C7">
              <w:rPr>
                <w:color w:val="000000"/>
              </w:rPr>
              <w:t>Seu preço de aquisição, acrescido de impostos de importação e impostos não recuperáveis sobre a compra, depois de deduzidos os descontos comerciais e abatimentos.</w:t>
            </w:r>
          </w:p>
        </w:tc>
      </w:tr>
      <w:tr w:rsidR="00AF1A60" w:rsidRPr="009C77C7" w:rsidTr="00C545FD">
        <w:trPr>
          <w:trHeight w:val="76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Custos para o Funcionamento</w:t>
            </w:r>
          </w:p>
        </w:tc>
        <w:tc>
          <w:tcPr>
            <w:tcW w:w="6095"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both"/>
              <w:rPr>
                <w:color w:val="000000" w:themeColor="text1"/>
              </w:rPr>
            </w:pPr>
            <w:r w:rsidRPr="009C77C7">
              <w:rPr>
                <w:color w:val="000000"/>
              </w:rPr>
              <w:t>Custos diretamente atribuíveis para colocar o ativo no local e condição necessários para o mesmo ser capaz de funcionar da forma pretendida pela administração.</w:t>
            </w:r>
          </w:p>
        </w:tc>
      </w:tr>
      <w:tr w:rsidR="00AF1A60" w:rsidRPr="009C77C7" w:rsidTr="00C545FD">
        <w:trPr>
          <w:trHeight w:val="1275"/>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Custos de Desmontagem e Remoção</w:t>
            </w:r>
          </w:p>
        </w:tc>
        <w:tc>
          <w:tcPr>
            <w:tcW w:w="6095"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both"/>
              <w:rPr>
                <w:color w:val="000000" w:themeColor="text1"/>
              </w:rPr>
            </w:pPr>
            <w:r w:rsidRPr="009C77C7">
              <w:rPr>
                <w:color w:val="000000"/>
              </w:rPr>
              <w:t>Estimativa inicial dos custos de desmontagem e remoção do item e de restauração do local no qual este está localizado. Tais custos representam a obrigação em que a entidade incorre quando o item é adquirido ou como consequência de usá-lo durante determinado período para finalidades diferentes da produção de estoque durante esse período.</w:t>
            </w:r>
          </w:p>
        </w:tc>
      </w:tr>
    </w:tbl>
    <w:p w:rsidR="00AF1A60" w:rsidRPr="009C77C7" w:rsidRDefault="00AF1A60" w:rsidP="00C545FD">
      <w:pPr>
        <w:jc w:val="both"/>
      </w:pPr>
      <w:r w:rsidRPr="009C77C7">
        <w:t>Fonte: Adaptado do CPC</w:t>
      </w:r>
      <w:r w:rsidR="00D0310B">
        <w:t xml:space="preserve"> </w:t>
      </w:r>
      <w:r w:rsidRPr="009C77C7">
        <w:t>27 (2009)</w:t>
      </w:r>
    </w:p>
    <w:p w:rsidR="00AF1A60" w:rsidRPr="009C77C7" w:rsidRDefault="00AF1A60" w:rsidP="00C545FD">
      <w:pPr>
        <w:jc w:val="both"/>
        <w:rPr>
          <w:color w:val="000000"/>
        </w:rPr>
      </w:pPr>
    </w:p>
    <w:p w:rsidR="00AF1A60" w:rsidRPr="009C77C7" w:rsidRDefault="005E2376" w:rsidP="00C545FD">
      <w:pPr>
        <w:ind w:firstLine="708"/>
        <w:jc w:val="both"/>
        <w:rPr>
          <w:sz w:val="24"/>
          <w:szCs w:val="24"/>
        </w:rPr>
      </w:pPr>
      <w:r w:rsidRPr="009C77C7">
        <w:rPr>
          <w:sz w:val="24"/>
          <w:szCs w:val="24"/>
        </w:rPr>
        <w:t>A</w:t>
      </w:r>
      <w:r w:rsidR="00AF1A60" w:rsidRPr="009C77C7">
        <w:rPr>
          <w:sz w:val="24"/>
          <w:szCs w:val="24"/>
        </w:rPr>
        <w:t xml:space="preserve"> Tabela 2 representa a composição do custo para o registro no item do imobilizado, no ativo não-circulante e demonstra os itens relevantes para o levantamento do custo final a ser contabilizado.</w:t>
      </w:r>
    </w:p>
    <w:p w:rsidR="00AF1A60" w:rsidRPr="009C77C7" w:rsidRDefault="00AF1A60" w:rsidP="00C545FD">
      <w:pPr>
        <w:ind w:firstLine="708"/>
        <w:jc w:val="both"/>
        <w:rPr>
          <w:sz w:val="24"/>
          <w:szCs w:val="24"/>
        </w:rPr>
      </w:pPr>
      <w:r w:rsidRPr="009C77C7">
        <w:rPr>
          <w:sz w:val="24"/>
          <w:szCs w:val="24"/>
        </w:rPr>
        <w:t>Para Iudícibus</w:t>
      </w:r>
      <w:r w:rsidR="006660CD">
        <w:rPr>
          <w:sz w:val="24"/>
          <w:szCs w:val="24"/>
        </w:rPr>
        <w:t xml:space="preserve"> e Marion</w:t>
      </w:r>
      <w:r w:rsidRPr="009C77C7">
        <w:rPr>
          <w:sz w:val="24"/>
          <w:szCs w:val="24"/>
        </w:rPr>
        <w:t xml:space="preserve"> (2016), os bens registrados como ativo imobilizado devem ser depreciados a partir do momento em que estão disponíveis para uso, conforme a vida útil do bem. De acordo com o CPC 27 (2009), a depreciação de um item pode ser estimada através de uma mensuração de componentes significativos do ativo com vida útil, ou seja, componentes de um mesmo ativo podem ter vida útil diferentes e decorrente disto são depreciados de forma diferente.</w:t>
      </w:r>
    </w:p>
    <w:p w:rsidR="00AF1A60" w:rsidRDefault="00AF1A60" w:rsidP="00C545FD">
      <w:pPr>
        <w:jc w:val="both"/>
        <w:rPr>
          <w:color w:val="000000"/>
          <w:sz w:val="24"/>
          <w:szCs w:val="24"/>
        </w:rPr>
      </w:pPr>
      <w:r w:rsidRPr="009C77C7">
        <w:rPr>
          <w:sz w:val="24"/>
          <w:szCs w:val="24"/>
        </w:rPr>
        <w:tab/>
        <w:t>Segundo o CPC 27 (2009, p. 14), "[</w:t>
      </w:r>
      <w:r w:rsidRPr="009C77C7">
        <w:rPr>
          <w:color w:val="000000"/>
          <w:sz w:val="24"/>
          <w:szCs w:val="24"/>
        </w:rPr>
        <w:t>o] valor contábil de um item do ativo imobilizado deve ser baixado: (a) por ocasião de sua alienação; ou (b) quando não há expectativa de benefícios econômicos futuros com a sua utilização ou alienação.". Quando a empresa der baixa no ativo, deve também contabilizar um resultado decorrente da diferença entre o valor líquido da alienação e o valor contábil nos resultados financeiros.</w:t>
      </w:r>
    </w:p>
    <w:p w:rsidR="00CB7EEF" w:rsidRPr="009C77C7" w:rsidRDefault="00CB7EEF" w:rsidP="00C545FD">
      <w:pPr>
        <w:jc w:val="both"/>
        <w:rPr>
          <w:color w:val="000000" w:themeColor="text1"/>
          <w:sz w:val="24"/>
          <w:szCs w:val="24"/>
        </w:rPr>
      </w:pPr>
    </w:p>
    <w:p w:rsidR="00AF1A60" w:rsidRPr="00B96F84" w:rsidRDefault="005C594A" w:rsidP="00C545FD">
      <w:pPr>
        <w:rPr>
          <w:b/>
          <w:sz w:val="24"/>
          <w:szCs w:val="24"/>
        </w:rPr>
      </w:pPr>
      <w:r w:rsidRPr="00B96F84">
        <w:rPr>
          <w:b/>
          <w:sz w:val="24"/>
          <w:szCs w:val="24"/>
        </w:rPr>
        <w:t>2.3</w:t>
      </w:r>
      <w:r w:rsidR="00BE194E" w:rsidRPr="00B96F84">
        <w:rPr>
          <w:b/>
          <w:sz w:val="24"/>
          <w:szCs w:val="24"/>
        </w:rPr>
        <w:t>.</w:t>
      </w:r>
      <w:r w:rsidRPr="00B96F84">
        <w:rPr>
          <w:b/>
          <w:sz w:val="24"/>
          <w:szCs w:val="24"/>
        </w:rPr>
        <w:t xml:space="preserve"> Estudos Anteriores</w:t>
      </w:r>
    </w:p>
    <w:p w:rsidR="00AF1A60" w:rsidRPr="009C77C7" w:rsidRDefault="00AF1A60" w:rsidP="00C545FD">
      <w:pPr>
        <w:rPr>
          <w:sz w:val="24"/>
          <w:szCs w:val="24"/>
        </w:rPr>
      </w:pPr>
    </w:p>
    <w:p w:rsidR="00AF1A60" w:rsidRPr="009C77C7" w:rsidRDefault="00AF1A60" w:rsidP="00C545FD">
      <w:pPr>
        <w:ind w:firstLine="708"/>
        <w:jc w:val="both"/>
        <w:rPr>
          <w:sz w:val="24"/>
          <w:szCs w:val="24"/>
        </w:rPr>
      </w:pPr>
      <w:r w:rsidRPr="009C77C7">
        <w:rPr>
          <w:sz w:val="24"/>
          <w:szCs w:val="24"/>
        </w:rPr>
        <w:t>Diante das mudanças normativas a fim de aderir às normas internacionais de contabilidade, há autores que verificaram o nível de comparabilidade das empresas durante o período de convergência e após se cumpriu com a finalidade tornar a informação comparável e de qualidade</w:t>
      </w:r>
      <w:r w:rsidR="003F26E5">
        <w:rPr>
          <w:sz w:val="24"/>
          <w:szCs w:val="24"/>
        </w:rPr>
        <w:t>. O</w:t>
      </w:r>
      <w:r w:rsidRPr="009C77C7">
        <w:rPr>
          <w:sz w:val="24"/>
          <w:szCs w:val="24"/>
        </w:rPr>
        <w:t xml:space="preserve">s estudos que auxiliaram </w:t>
      </w:r>
      <w:r w:rsidR="003F26E5">
        <w:rPr>
          <w:sz w:val="24"/>
          <w:szCs w:val="24"/>
        </w:rPr>
        <w:t>na fundamentação d</w:t>
      </w:r>
      <w:r w:rsidRPr="009C77C7">
        <w:rPr>
          <w:sz w:val="24"/>
          <w:szCs w:val="24"/>
        </w:rPr>
        <w:t xml:space="preserve">esta pesquisa se encontram na Tabela </w:t>
      </w:r>
      <w:r w:rsidR="00DA57C7">
        <w:rPr>
          <w:sz w:val="24"/>
          <w:szCs w:val="24"/>
        </w:rPr>
        <w:t>3</w:t>
      </w:r>
      <w:r w:rsidRPr="009C77C7">
        <w:rPr>
          <w:sz w:val="24"/>
          <w:szCs w:val="24"/>
        </w:rPr>
        <w:t>.</w:t>
      </w:r>
    </w:p>
    <w:p w:rsidR="00AF1A60" w:rsidRPr="009C77C7" w:rsidRDefault="00AF1A60" w:rsidP="00C545FD">
      <w:pPr>
        <w:jc w:val="both"/>
        <w:rPr>
          <w:sz w:val="24"/>
          <w:szCs w:val="24"/>
        </w:rPr>
      </w:pPr>
    </w:p>
    <w:p w:rsidR="00AF1A60" w:rsidRPr="009C77C7" w:rsidRDefault="00AF1A60" w:rsidP="00C545FD">
      <w:pPr>
        <w:jc w:val="both"/>
      </w:pPr>
      <w:r w:rsidRPr="009C77C7">
        <w:lastRenderedPageBreak/>
        <w:t>Tabela</w:t>
      </w:r>
      <w:r w:rsidR="00304561">
        <w:t xml:space="preserve"> </w:t>
      </w:r>
      <w:r w:rsidRPr="009C77C7">
        <w:t>3: Pesquisas Anteriores</w:t>
      </w:r>
    </w:p>
    <w:tbl>
      <w:tblPr>
        <w:tblW w:w="9087" w:type="dxa"/>
        <w:tblInd w:w="55" w:type="dxa"/>
        <w:tblCellMar>
          <w:left w:w="70" w:type="dxa"/>
          <w:right w:w="70" w:type="dxa"/>
        </w:tblCellMar>
        <w:tblLook w:val="04A0"/>
      </w:tblPr>
      <w:tblGrid>
        <w:gridCol w:w="1364"/>
        <w:gridCol w:w="2780"/>
        <w:gridCol w:w="1630"/>
        <w:gridCol w:w="857"/>
        <w:gridCol w:w="2456"/>
      </w:tblGrid>
      <w:tr w:rsidR="00AF1A60" w:rsidRPr="009C77C7" w:rsidTr="006F2593">
        <w:trPr>
          <w:trHeight w:val="255"/>
        </w:trPr>
        <w:tc>
          <w:tcPr>
            <w:tcW w:w="13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7B4A" w:rsidRDefault="00AF1A60">
            <w:pPr>
              <w:rPr>
                <w:b/>
                <w:color w:val="000000"/>
              </w:rPr>
            </w:pPr>
            <w:r w:rsidRPr="009C77C7">
              <w:rPr>
                <w:b/>
                <w:color w:val="000000"/>
              </w:rPr>
              <w:t>Autor/Ano</w:t>
            </w:r>
          </w:p>
        </w:tc>
        <w:tc>
          <w:tcPr>
            <w:tcW w:w="277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AF1A60" w:rsidRPr="009C77C7" w:rsidRDefault="00AF1A60" w:rsidP="00C545FD">
            <w:pPr>
              <w:jc w:val="center"/>
              <w:rPr>
                <w:b/>
                <w:color w:val="000000"/>
              </w:rPr>
            </w:pPr>
            <w:r w:rsidRPr="009C77C7">
              <w:rPr>
                <w:b/>
                <w:color w:val="000000"/>
              </w:rPr>
              <w:t>Objetivo</w:t>
            </w:r>
          </w:p>
        </w:tc>
        <w:tc>
          <w:tcPr>
            <w:tcW w:w="163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AF1A60" w:rsidRPr="009C77C7" w:rsidRDefault="00AF1A60" w:rsidP="00C545FD">
            <w:pPr>
              <w:jc w:val="center"/>
              <w:rPr>
                <w:b/>
                <w:color w:val="000000"/>
              </w:rPr>
            </w:pPr>
            <w:r w:rsidRPr="009C77C7">
              <w:rPr>
                <w:b/>
                <w:color w:val="000000"/>
              </w:rPr>
              <w:t>Amostra</w:t>
            </w:r>
          </w:p>
        </w:tc>
        <w:tc>
          <w:tcPr>
            <w:tcW w:w="85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AF1A60" w:rsidRPr="009C77C7" w:rsidRDefault="00AF1A60" w:rsidP="00C545FD">
            <w:pPr>
              <w:jc w:val="center"/>
              <w:rPr>
                <w:b/>
                <w:color w:val="000000"/>
              </w:rPr>
            </w:pPr>
            <w:r w:rsidRPr="009C77C7">
              <w:rPr>
                <w:b/>
                <w:color w:val="000000"/>
              </w:rPr>
              <w:t>Período</w:t>
            </w:r>
          </w:p>
        </w:tc>
        <w:tc>
          <w:tcPr>
            <w:tcW w:w="2458"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AF1A60" w:rsidRPr="009C77C7" w:rsidRDefault="00AF1A60" w:rsidP="00C545FD">
            <w:pPr>
              <w:jc w:val="center"/>
              <w:rPr>
                <w:b/>
                <w:color w:val="000000"/>
              </w:rPr>
            </w:pPr>
            <w:r w:rsidRPr="009C77C7">
              <w:rPr>
                <w:b/>
                <w:color w:val="000000"/>
              </w:rPr>
              <w:t xml:space="preserve">Principais </w:t>
            </w:r>
            <w:r w:rsidR="005E2376" w:rsidRPr="009C77C7">
              <w:rPr>
                <w:b/>
                <w:color w:val="000000"/>
              </w:rPr>
              <w:t>Resultados</w:t>
            </w:r>
          </w:p>
        </w:tc>
      </w:tr>
      <w:tr w:rsidR="00AF1A60" w:rsidRPr="009C77C7" w:rsidTr="00C545FD">
        <w:trPr>
          <w:trHeight w:val="2040"/>
        </w:trPr>
        <w:tc>
          <w:tcPr>
            <w:tcW w:w="1364" w:type="dxa"/>
            <w:tcBorders>
              <w:top w:val="nil"/>
              <w:left w:val="single" w:sz="4" w:space="0" w:color="auto"/>
              <w:bottom w:val="single" w:sz="4" w:space="0" w:color="auto"/>
              <w:right w:val="single" w:sz="4" w:space="0" w:color="auto"/>
            </w:tcBorders>
            <w:shd w:val="clear" w:color="auto" w:fill="auto"/>
            <w:vAlign w:val="center"/>
            <w:hideMark/>
          </w:tcPr>
          <w:p w:rsidR="00677B4A" w:rsidRDefault="005D5B75">
            <w:pPr>
              <w:rPr>
                <w:color w:val="000000"/>
              </w:rPr>
            </w:pPr>
            <w:r w:rsidRPr="00D0310B">
              <w:rPr>
                <w:color w:val="000000"/>
              </w:rPr>
              <w:t xml:space="preserve">Lemes et al. </w:t>
            </w:r>
            <w:r w:rsidR="00AF1A60" w:rsidRPr="00D0310B">
              <w:rPr>
                <w:color w:val="000000"/>
              </w:rPr>
              <w:t>(2014)</w:t>
            </w:r>
          </w:p>
        </w:tc>
        <w:tc>
          <w:tcPr>
            <w:tcW w:w="2778"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commentRangeStart w:id="17"/>
            <w:r w:rsidRPr="009C77C7">
              <w:rPr>
                <w:color w:val="000000"/>
              </w:rPr>
              <w:t xml:space="preserve">Identificar </w:t>
            </w:r>
            <w:commentRangeEnd w:id="17"/>
            <w:r w:rsidR="00A05880">
              <w:rPr>
                <w:rStyle w:val="Refdecomentrio"/>
                <w:rFonts w:asciiTheme="minorHAnsi" w:eastAsiaTheme="minorEastAsia" w:hAnsiTheme="minorHAnsi" w:cstheme="minorBidi"/>
              </w:rPr>
              <w:commentReference w:id="17"/>
            </w:r>
            <w:r w:rsidRPr="009C77C7">
              <w:rPr>
                <w:color w:val="000000"/>
              </w:rPr>
              <w:t>o nível de comparabilidade com base nas escolhas de práticas contábeis feitas por empresas brasileiras componentes do índice Ibovespa, quanto ao reconhecimento do ativo imobilizado, utilizou-se do</w:t>
            </w:r>
            <w:r w:rsidRPr="009C77C7">
              <w:rPr>
                <w:color w:val="000000"/>
              </w:rPr>
              <w:br/>
              <w:t>cálculo do índice H</w:t>
            </w:r>
            <w:r w:rsidR="003F26E5">
              <w:rPr>
                <w:color w:val="000000"/>
              </w:rPr>
              <w:t>.</w:t>
            </w:r>
          </w:p>
        </w:tc>
        <w:tc>
          <w:tcPr>
            <w:tcW w:w="1630"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63 empresas</w:t>
            </w:r>
            <w:r w:rsidRPr="009C77C7">
              <w:rPr>
                <w:color w:val="000000"/>
              </w:rPr>
              <w:br/>
              <w:t>listadas, aquelas que compuseram o índice IBOVESPA no ano de 2014</w:t>
            </w:r>
          </w:p>
        </w:tc>
        <w:tc>
          <w:tcPr>
            <w:tcW w:w="85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2007-2012</w:t>
            </w:r>
          </w:p>
        </w:tc>
        <w:tc>
          <w:tcPr>
            <w:tcW w:w="2458"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O nível de comparabilidade entre as práticas adotadas pelas empresas ainda é baixo ou moderado</w:t>
            </w:r>
            <w:r w:rsidR="003F26E5">
              <w:rPr>
                <w:color w:val="000000"/>
              </w:rPr>
              <w:t>.</w:t>
            </w:r>
          </w:p>
        </w:tc>
      </w:tr>
      <w:tr w:rsidR="00AF1A60" w:rsidRPr="009C77C7" w:rsidTr="00C545FD">
        <w:trPr>
          <w:trHeight w:val="1785"/>
        </w:trPr>
        <w:tc>
          <w:tcPr>
            <w:tcW w:w="1364"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5D5B75" w:rsidP="00C545FD">
            <w:pPr>
              <w:jc w:val="both"/>
              <w:rPr>
                <w:color w:val="000000"/>
              </w:rPr>
            </w:pPr>
            <w:r>
              <w:rPr>
                <w:color w:val="000000"/>
              </w:rPr>
              <w:t>Reina et al. (</w:t>
            </w:r>
            <w:r w:rsidRPr="005D5B75">
              <w:rPr>
                <w:color w:val="000000"/>
              </w:rPr>
              <w:t>2014</w:t>
            </w:r>
            <w:r>
              <w:rPr>
                <w:color w:val="000000"/>
              </w:rPr>
              <w:t>)</w:t>
            </w:r>
          </w:p>
        </w:tc>
        <w:tc>
          <w:tcPr>
            <w:tcW w:w="2778"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Analisar os níveis de comparabilidade dos relatórios financeiros das empresas que compõem o Índice Brasil 50 - IBrX-50 após a adoção das Normas Internacionais de Contabilidade, utilizou-se do cálculo do índice T</w:t>
            </w:r>
            <w:r w:rsidR="003F26E5">
              <w:rPr>
                <w:color w:val="000000"/>
              </w:rPr>
              <w:t>.</w:t>
            </w:r>
          </w:p>
        </w:tc>
        <w:tc>
          <w:tcPr>
            <w:tcW w:w="1630"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 xml:space="preserve">47 empresas que compõem o IBrX-50 da </w:t>
            </w:r>
            <w:r w:rsidR="00B748A9">
              <w:rPr>
                <w:color w:val="000000"/>
              </w:rPr>
              <w:t>BM&amp;FBOVESPA</w:t>
            </w:r>
          </w:p>
        </w:tc>
        <w:tc>
          <w:tcPr>
            <w:tcW w:w="85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2010-2012</w:t>
            </w:r>
          </w:p>
        </w:tc>
        <w:tc>
          <w:tcPr>
            <w:tcW w:w="2458"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Não houve uma evolução nos índices de comparabilidade no período de 2010 a 2012</w:t>
            </w:r>
            <w:r w:rsidR="003F26E5">
              <w:rPr>
                <w:color w:val="000000"/>
              </w:rPr>
              <w:t>.</w:t>
            </w:r>
          </w:p>
        </w:tc>
      </w:tr>
      <w:tr w:rsidR="00AF1A60" w:rsidRPr="009C77C7" w:rsidTr="00C545FD">
        <w:trPr>
          <w:trHeight w:val="3060"/>
        </w:trPr>
        <w:tc>
          <w:tcPr>
            <w:tcW w:w="1364"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5D5B75" w:rsidP="00C545FD">
            <w:pPr>
              <w:jc w:val="both"/>
              <w:rPr>
                <w:color w:val="000000"/>
              </w:rPr>
            </w:pPr>
            <w:r w:rsidRPr="00D0310B">
              <w:rPr>
                <w:color w:val="000000"/>
              </w:rPr>
              <w:t xml:space="preserve">Souza et al. </w:t>
            </w:r>
            <w:r w:rsidR="00AF1A60" w:rsidRPr="00D0310B">
              <w:rPr>
                <w:color w:val="000000"/>
              </w:rPr>
              <w:t>(2015)</w:t>
            </w:r>
          </w:p>
        </w:tc>
        <w:tc>
          <w:tcPr>
            <w:tcW w:w="2778"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Verificar se as escolhas contábeis contidas no CPC 27 (2009) permitem a comparabilidade das demonstrações contábeis das companhias abertas do Brasil, utilizou-se do cálculo do índice H</w:t>
            </w:r>
            <w:r w:rsidR="003F26E5">
              <w:rPr>
                <w:color w:val="000000"/>
              </w:rPr>
              <w:t>.</w:t>
            </w:r>
          </w:p>
        </w:tc>
        <w:tc>
          <w:tcPr>
            <w:tcW w:w="1630"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41 empresas abertas, dos setores de Petróleo e Gás, Mineração e Energia Elétrica</w:t>
            </w:r>
          </w:p>
        </w:tc>
        <w:tc>
          <w:tcPr>
            <w:tcW w:w="85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2010-2012</w:t>
            </w:r>
          </w:p>
        </w:tc>
        <w:tc>
          <w:tcPr>
            <w:tcW w:w="2458"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Constatou-se que apesar da existência de escolhas contábeis, o CPC 27 (2009) permite a comparabilidade dos ativos imobilizados das companhias abertas brasileiras. O índice H foi alto para os três períodos, o que resulta em uma elevada comparabilidade entre as práticas contábeis em ativos imobilizados nas entidades e períodos analisados.</w:t>
            </w:r>
          </w:p>
        </w:tc>
      </w:tr>
      <w:tr w:rsidR="00AF1A60" w:rsidRPr="009C77C7" w:rsidTr="003F26E5">
        <w:trPr>
          <w:trHeight w:val="2040"/>
        </w:trPr>
        <w:tc>
          <w:tcPr>
            <w:tcW w:w="1364"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F1A60" w:rsidP="002A71FA">
            <w:pPr>
              <w:jc w:val="both"/>
              <w:rPr>
                <w:color w:val="000000"/>
              </w:rPr>
            </w:pPr>
            <w:r w:rsidRPr="00D0310B">
              <w:rPr>
                <w:color w:val="000000"/>
              </w:rPr>
              <w:t>Viviani</w:t>
            </w:r>
            <w:r w:rsidR="002A71FA" w:rsidRPr="00D0310B">
              <w:rPr>
                <w:lang w:val="en-US"/>
              </w:rPr>
              <w:t>,</w:t>
            </w:r>
            <w:r w:rsidR="00304561" w:rsidRPr="00D0310B">
              <w:rPr>
                <w:lang w:val="en-US"/>
              </w:rPr>
              <w:t xml:space="preserve"> </w:t>
            </w:r>
            <w:r w:rsidR="002A71FA" w:rsidRPr="00D0310B">
              <w:rPr>
                <w:lang w:val="en-US"/>
              </w:rPr>
              <w:t>Beck,</w:t>
            </w:r>
            <w:r w:rsidR="00BA354D" w:rsidRPr="00D0310B">
              <w:rPr>
                <w:lang w:val="en-US"/>
              </w:rPr>
              <w:t xml:space="preserve"> </w:t>
            </w:r>
            <w:r w:rsidR="002A71FA" w:rsidRPr="00D0310B">
              <w:rPr>
                <w:lang w:val="en-US"/>
              </w:rPr>
              <w:t>Hall e</w:t>
            </w:r>
            <w:r w:rsidR="00304561" w:rsidRPr="00D0310B">
              <w:rPr>
                <w:lang w:val="en-US"/>
              </w:rPr>
              <w:t xml:space="preserve"> </w:t>
            </w:r>
            <w:r w:rsidR="002A71FA" w:rsidRPr="00D0310B">
              <w:rPr>
                <w:lang w:val="en-US"/>
              </w:rPr>
              <w:t xml:space="preserve">Klann, </w:t>
            </w:r>
            <w:r w:rsidRPr="00D0310B">
              <w:rPr>
                <w:color w:val="000000"/>
              </w:rPr>
              <w:t>(2014)</w:t>
            </w:r>
          </w:p>
        </w:tc>
        <w:tc>
          <w:tcPr>
            <w:tcW w:w="2778"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 xml:space="preserve">Identificar o processo de evidenciação das empresas de Bens Industriais listadas na </w:t>
            </w:r>
            <w:r w:rsidR="00B748A9">
              <w:rPr>
                <w:color w:val="000000"/>
              </w:rPr>
              <w:t>BM&amp;FBovespa</w:t>
            </w:r>
            <w:r w:rsidRPr="009C77C7">
              <w:rPr>
                <w:color w:val="000000"/>
              </w:rPr>
              <w:t>, após a convergência da contabilidade brasileira às IFRS, de acordo com o CPC 27 - Ativo Imobilizado</w:t>
            </w:r>
            <w:r w:rsidR="00377062" w:rsidRPr="009C77C7">
              <w:rPr>
                <w:color w:val="000000"/>
              </w:rPr>
              <w:t xml:space="preserve"> utilizou-se</w:t>
            </w:r>
            <w:r w:rsidRPr="009C77C7">
              <w:rPr>
                <w:color w:val="000000"/>
              </w:rPr>
              <w:t xml:space="preserve"> do cálculo do índice Z</w:t>
            </w:r>
            <w:r w:rsidR="003F26E5">
              <w:rPr>
                <w:color w:val="000000"/>
              </w:rPr>
              <w:t>.</w:t>
            </w:r>
          </w:p>
        </w:tc>
        <w:tc>
          <w:tcPr>
            <w:tcW w:w="1630"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 xml:space="preserve">34 companhias do setor de Bens Industriais listadas na </w:t>
            </w:r>
            <w:r w:rsidR="00B748A9">
              <w:rPr>
                <w:color w:val="000000"/>
              </w:rPr>
              <w:t>BM&amp;FBovespa</w:t>
            </w:r>
          </w:p>
        </w:tc>
        <w:tc>
          <w:tcPr>
            <w:tcW w:w="85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2011</w:t>
            </w:r>
          </w:p>
        </w:tc>
        <w:tc>
          <w:tcPr>
            <w:tcW w:w="2458"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Os resultados revelaram que a evidenciação dos itens do ativo imobilizado não é realizada de forma homogênea pelas empresas</w:t>
            </w:r>
            <w:r w:rsidR="003F26E5">
              <w:rPr>
                <w:color w:val="000000"/>
              </w:rPr>
              <w:t>.</w:t>
            </w:r>
          </w:p>
        </w:tc>
      </w:tr>
      <w:tr w:rsidR="00AF1A60" w:rsidRPr="009C77C7" w:rsidTr="004C5D52">
        <w:trPr>
          <w:trHeight w:val="1785"/>
        </w:trPr>
        <w:tc>
          <w:tcPr>
            <w:tcW w:w="13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1A60" w:rsidRPr="009C77C7" w:rsidRDefault="00AF1A60" w:rsidP="00C545FD">
            <w:pPr>
              <w:jc w:val="both"/>
              <w:rPr>
                <w:color w:val="000000"/>
              </w:rPr>
            </w:pPr>
            <w:r w:rsidRPr="00D0310B">
              <w:rPr>
                <w:color w:val="000000"/>
              </w:rPr>
              <w:t>Barbosa, Lemes e Souza (2014)</w:t>
            </w:r>
          </w:p>
        </w:tc>
        <w:tc>
          <w:tcPr>
            <w:tcW w:w="2782" w:type="dxa"/>
            <w:tcBorders>
              <w:top w:val="single" w:sz="4" w:space="0" w:color="auto"/>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Identificar o nível de comparabilidade na mensuração ao valor justo de companhias abertas brasileiras de acordo com os Pronunciamentos do Comitê de Pronunciamentos Contábeis</w:t>
            </w:r>
            <w:r w:rsidR="00377062" w:rsidRPr="009C77C7">
              <w:rPr>
                <w:color w:val="000000"/>
              </w:rPr>
              <w:t xml:space="preserve"> utilizou-se</w:t>
            </w:r>
            <w:r w:rsidRPr="009C77C7">
              <w:rPr>
                <w:color w:val="000000"/>
              </w:rPr>
              <w:t xml:space="preserve"> do cálculo do índice H</w:t>
            </w:r>
            <w:r w:rsidR="003F26E5">
              <w:rPr>
                <w:color w:val="000000"/>
              </w:rPr>
              <w:t>.</w:t>
            </w:r>
          </w:p>
        </w:tc>
        <w:tc>
          <w:tcPr>
            <w:tcW w:w="1630" w:type="dxa"/>
            <w:tcBorders>
              <w:top w:val="single" w:sz="4" w:space="0" w:color="auto"/>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65 companhias abertas que compunham a carteira do índice Bovespa</w:t>
            </w:r>
          </w:p>
        </w:tc>
        <w:tc>
          <w:tcPr>
            <w:tcW w:w="857" w:type="dxa"/>
            <w:tcBorders>
              <w:top w:val="single" w:sz="4" w:space="0" w:color="auto"/>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2009-2010</w:t>
            </w:r>
          </w:p>
        </w:tc>
        <w:tc>
          <w:tcPr>
            <w:tcW w:w="2455" w:type="dxa"/>
            <w:tcBorders>
              <w:top w:val="single" w:sz="4" w:space="0" w:color="auto"/>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Constatou-se que houve uma redução na comparabilidade das</w:t>
            </w:r>
            <w:r w:rsidRPr="009C77C7">
              <w:rPr>
                <w:color w:val="000000"/>
              </w:rPr>
              <w:br/>
              <w:t>demonstrações financeiras, possivelmente em virtude da existência de escolhas contábeis</w:t>
            </w:r>
            <w:r w:rsidR="003F26E5">
              <w:rPr>
                <w:color w:val="000000"/>
              </w:rPr>
              <w:t>.</w:t>
            </w:r>
          </w:p>
        </w:tc>
      </w:tr>
      <w:tr w:rsidR="00AF1A60" w:rsidRPr="009C77C7" w:rsidTr="004C5D52">
        <w:trPr>
          <w:trHeight w:val="1530"/>
        </w:trPr>
        <w:tc>
          <w:tcPr>
            <w:tcW w:w="13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F1A60" w:rsidRPr="002A71FA" w:rsidRDefault="00AF1A60" w:rsidP="002A71FA">
            <w:pPr>
              <w:jc w:val="both"/>
              <w:rPr>
                <w:color w:val="000000"/>
              </w:rPr>
            </w:pPr>
            <w:r w:rsidRPr="00D0310B">
              <w:rPr>
                <w:color w:val="000000"/>
              </w:rPr>
              <w:t>Barbosa</w:t>
            </w:r>
            <w:r w:rsidR="00D0310B" w:rsidRPr="00D0310B">
              <w:rPr>
                <w:color w:val="000000"/>
              </w:rPr>
              <w:t>,</w:t>
            </w:r>
            <w:r w:rsidR="00377062" w:rsidRPr="00D0310B">
              <w:rPr>
                <w:shd w:val="clear" w:color="auto" w:fill="FFFFFF"/>
              </w:rPr>
              <w:t xml:space="preserve"> Reina</w:t>
            </w:r>
            <w:r w:rsidR="002A71FA" w:rsidRPr="00D0310B">
              <w:rPr>
                <w:shd w:val="clear" w:color="auto" w:fill="FFFFFF"/>
              </w:rPr>
              <w:t>, Silva e Dias</w:t>
            </w:r>
            <w:r w:rsidRPr="00D0310B">
              <w:rPr>
                <w:color w:val="000000"/>
              </w:rPr>
              <w:t xml:space="preserve"> (2015)</w:t>
            </w:r>
          </w:p>
        </w:tc>
        <w:tc>
          <w:tcPr>
            <w:tcW w:w="2782" w:type="dxa"/>
            <w:tcBorders>
              <w:top w:val="single" w:sz="4" w:space="0" w:color="auto"/>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Identificar os níveis de comparabilidade das práticas contábeis adotadas pelas empresas que compõem o índice IBrX-50</w:t>
            </w:r>
            <w:r w:rsidR="00377062" w:rsidRPr="009C77C7">
              <w:rPr>
                <w:color w:val="000000"/>
              </w:rPr>
              <w:t xml:space="preserve"> utilizou-se</w:t>
            </w:r>
            <w:r w:rsidRPr="009C77C7">
              <w:rPr>
                <w:color w:val="000000"/>
              </w:rPr>
              <w:t xml:space="preserve"> do cálculo do índice T</w:t>
            </w:r>
            <w:r w:rsidR="003F26E5">
              <w:rPr>
                <w:color w:val="000000"/>
              </w:rPr>
              <w:t>.</w:t>
            </w:r>
          </w:p>
        </w:tc>
        <w:tc>
          <w:tcPr>
            <w:tcW w:w="1630" w:type="dxa"/>
            <w:tcBorders>
              <w:top w:val="single" w:sz="4" w:space="0" w:color="auto"/>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 xml:space="preserve">47 empresas do Índice IBrX-50 da </w:t>
            </w:r>
            <w:r w:rsidR="00B748A9">
              <w:rPr>
                <w:color w:val="000000"/>
              </w:rPr>
              <w:t>BM&amp;FBOVESPA</w:t>
            </w:r>
          </w:p>
        </w:tc>
        <w:tc>
          <w:tcPr>
            <w:tcW w:w="857" w:type="dxa"/>
            <w:tcBorders>
              <w:top w:val="single" w:sz="4" w:space="0" w:color="auto"/>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2013-2014</w:t>
            </w:r>
          </w:p>
        </w:tc>
        <w:tc>
          <w:tcPr>
            <w:tcW w:w="2455" w:type="dxa"/>
            <w:tcBorders>
              <w:top w:val="single" w:sz="4" w:space="0" w:color="auto"/>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Nenhum índice avançou de 2013 para 2014, assim conclu</w:t>
            </w:r>
            <w:r w:rsidR="003F26E5">
              <w:rPr>
                <w:color w:val="000000"/>
              </w:rPr>
              <w:t>íram</w:t>
            </w:r>
            <w:r w:rsidRPr="009C77C7">
              <w:rPr>
                <w:color w:val="000000"/>
              </w:rPr>
              <w:t xml:space="preserve"> que os relatórios contábeis trimestrais não estão evidenciando </w:t>
            </w:r>
            <w:r w:rsidR="00CA7190">
              <w:rPr>
                <w:color w:val="000000"/>
              </w:rPr>
              <w:t>totalmente de acordo com</w:t>
            </w:r>
            <w:r w:rsidRPr="009C77C7">
              <w:rPr>
                <w:color w:val="000000"/>
              </w:rPr>
              <w:t>a legislação</w:t>
            </w:r>
          </w:p>
        </w:tc>
      </w:tr>
      <w:tr w:rsidR="00AF1A60" w:rsidRPr="009C77C7" w:rsidTr="00C545FD">
        <w:trPr>
          <w:trHeight w:val="2040"/>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AF1A60" w:rsidRPr="009C77C7" w:rsidRDefault="00A05880" w:rsidP="00C545FD">
            <w:pPr>
              <w:jc w:val="both"/>
              <w:rPr>
                <w:color w:val="000000"/>
              </w:rPr>
            </w:pPr>
            <w:r>
              <w:rPr>
                <w:color w:val="000000"/>
              </w:rPr>
              <w:lastRenderedPageBreak/>
              <w:t>Souza e</w:t>
            </w:r>
            <w:r w:rsidR="00AF1A60" w:rsidRPr="009C77C7">
              <w:rPr>
                <w:color w:val="000000"/>
              </w:rPr>
              <w:t xml:space="preserve"> Lemes (201</w:t>
            </w:r>
            <w:r w:rsidR="00CB7EEF">
              <w:rPr>
                <w:color w:val="000000"/>
              </w:rPr>
              <w:t>6</w:t>
            </w:r>
            <w:r w:rsidR="00AF1A60" w:rsidRPr="009C77C7">
              <w:rPr>
                <w:color w:val="000000"/>
              </w:rPr>
              <w:t>)</w:t>
            </w:r>
          </w:p>
        </w:tc>
        <w:tc>
          <w:tcPr>
            <w:tcW w:w="2782"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761D1">
            <w:pPr>
              <w:jc w:val="both"/>
              <w:rPr>
                <w:color w:val="000000"/>
              </w:rPr>
            </w:pPr>
            <w:r w:rsidRPr="009C77C7">
              <w:rPr>
                <w:color w:val="000000"/>
              </w:rPr>
              <w:t>Identificar o grau de comparabilidade das escolhas contábeis na mensuração subsequente de ativos imobilizados e ativos intangíveis e de propriedades para investimento, utilizou-se do</w:t>
            </w:r>
            <w:r w:rsidRPr="009C77C7">
              <w:rPr>
                <w:color w:val="000000"/>
              </w:rPr>
              <w:br/>
              <w:t>cálculo do índice T</w:t>
            </w:r>
            <w:r w:rsidR="003F26E5">
              <w:rPr>
                <w:color w:val="000000"/>
              </w:rPr>
              <w:t>.</w:t>
            </w:r>
          </w:p>
        </w:tc>
        <w:tc>
          <w:tcPr>
            <w:tcW w:w="1630"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300 companhias abertas do Brasil, do Chile e do Peru</w:t>
            </w:r>
          </w:p>
        </w:tc>
        <w:tc>
          <w:tcPr>
            <w:tcW w:w="857" w:type="dxa"/>
            <w:tcBorders>
              <w:top w:val="nil"/>
              <w:left w:val="nil"/>
              <w:bottom w:val="single" w:sz="4" w:space="0" w:color="auto"/>
              <w:right w:val="single" w:sz="4" w:space="0" w:color="auto"/>
            </w:tcBorders>
            <w:shd w:val="clear" w:color="auto" w:fill="auto"/>
            <w:vAlign w:val="center"/>
            <w:hideMark/>
          </w:tcPr>
          <w:p w:rsidR="00AF1A60" w:rsidRPr="009C77C7" w:rsidRDefault="00AF1A60" w:rsidP="00C545FD">
            <w:pPr>
              <w:jc w:val="center"/>
              <w:rPr>
                <w:color w:val="000000"/>
              </w:rPr>
            </w:pPr>
            <w:r w:rsidRPr="009C77C7">
              <w:rPr>
                <w:color w:val="000000"/>
              </w:rPr>
              <w:t xml:space="preserve"> 2009-2013</w:t>
            </w:r>
          </w:p>
        </w:tc>
        <w:tc>
          <w:tcPr>
            <w:tcW w:w="2455" w:type="dxa"/>
            <w:tcBorders>
              <w:top w:val="nil"/>
              <w:left w:val="nil"/>
              <w:bottom w:val="single" w:sz="4" w:space="0" w:color="auto"/>
              <w:right w:val="single" w:sz="4" w:space="0" w:color="auto"/>
            </w:tcBorders>
            <w:shd w:val="clear" w:color="auto" w:fill="auto"/>
            <w:vAlign w:val="center"/>
            <w:hideMark/>
          </w:tcPr>
          <w:p w:rsidR="00677B4A" w:rsidRDefault="00AF1A60" w:rsidP="00C761D1">
            <w:pPr>
              <w:jc w:val="both"/>
              <w:rPr>
                <w:color w:val="000000"/>
              </w:rPr>
            </w:pPr>
            <w:r w:rsidRPr="009C77C7">
              <w:rPr>
                <w:color w:val="000000"/>
              </w:rPr>
              <w:t>Para os ativos imobilizados, a comparabilidade internacional aumentou com a adoção das IFRS, mantendo-se crescente ao longo do tempo e alta após a adoção obrigatória das IFRS pelos três países (2012 e 2013)</w:t>
            </w:r>
            <w:r w:rsidR="00CA7190">
              <w:rPr>
                <w:color w:val="000000"/>
              </w:rPr>
              <w:t>.</w:t>
            </w:r>
          </w:p>
        </w:tc>
      </w:tr>
    </w:tbl>
    <w:p w:rsidR="00AF1A60" w:rsidRPr="009C77C7" w:rsidRDefault="00AF1A60" w:rsidP="00C545FD">
      <w:pPr>
        <w:jc w:val="both"/>
      </w:pPr>
      <w:r w:rsidRPr="009C77C7">
        <w:t>Fonte: Elaborados pelos autores.</w:t>
      </w:r>
    </w:p>
    <w:p w:rsidR="00AF1A60" w:rsidRPr="009C77C7" w:rsidRDefault="00AF1A60" w:rsidP="00C545FD">
      <w:pPr>
        <w:jc w:val="both"/>
        <w:rPr>
          <w:sz w:val="24"/>
          <w:szCs w:val="24"/>
        </w:rPr>
      </w:pPr>
    </w:p>
    <w:p w:rsidR="00AF1A60" w:rsidRPr="009C77C7" w:rsidRDefault="00AF1A60" w:rsidP="00C545FD">
      <w:pPr>
        <w:ind w:firstLine="708"/>
        <w:jc w:val="both"/>
        <w:rPr>
          <w:sz w:val="24"/>
          <w:szCs w:val="24"/>
        </w:rPr>
      </w:pPr>
      <w:r w:rsidRPr="009C77C7">
        <w:rPr>
          <w:sz w:val="24"/>
          <w:szCs w:val="24"/>
        </w:rPr>
        <w:t xml:space="preserve">Pode-se observar que as pesquisas realizadas anteriormente apresentam divergências de resultados, enquanto alguns estudos apresentam que o nível de comparabilidade aumentou, outras apresentam redução, dessa forma o presente estudo </w:t>
      </w:r>
      <w:r w:rsidR="00CA7190">
        <w:rPr>
          <w:sz w:val="24"/>
          <w:szCs w:val="24"/>
        </w:rPr>
        <w:t>busca</w:t>
      </w:r>
      <w:r w:rsidR="00D0310B">
        <w:rPr>
          <w:sz w:val="24"/>
          <w:szCs w:val="24"/>
        </w:rPr>
        <w:t xml:space="preserve"> </w:t>
      </w:r>
      <w:r w:rsidRPr="009C77C7">
        <w:rPr>
          <w:sz w:val="24"/>
          <w:szCs w:val="24"/>
        </w:rPr>
        <w:t>avaliar a comparabilidade sem restrição de setores, para assim obter dados de forma geral das empresas do novo mercado.</w:t>
      </w:r>
    </w:p>
    <w:p w:rsidR="00AF1A60" w:rsidRPr="009C77C7" w:rsidRDefault="00AF1A60" w:rsidP="00C545FD">
      <w:pPr>
        <w:ind w:firstLine="708"/>
        <w:jc w:val="both"/>
        <w:rPr>
          <w:sz w:val="24"/>
          <w:szCs w:val="24"/>
        </w:rPr>
      </w:pPr>
      <w:r w:rsidRPr="009C77C7">
        <w:rPr>
          <w:sz w:val="24"/>
          <w:szCs w:val="24"/>
        </w:rPr>
        <w:t xml:space="preserve">A Tabela 3 apresenta também uma continuação de estudos, </w:t>
      </w:r>
      <w:r w:rsidRPr="005D5B75">
        <w:rPr>
          <w:sz w:val="24"/>
          <w:szCs w:val="24"/>
        </w:rPr>
        <w:t>Reina</w:t>
      </w:r>
      <w:r w:rsidR="005D5B75" w:rsidRPr="005D5B75">
        <w:rPr>
          <w:sz w:val="24"/>
          <w:szCs w:val="24"/>
        </w:rPr>
        <w:t xml:space="preserve"> </w:t>
      </w:r>
      <w:r w:rsidR="005D5B75" w:rsidRPr="005D5B75">
        <w:rPr>
          <w:i/>
          <w:sz w:val="24"/>
          <w:szCs w:val="24"/>
        </w:rPr>
        <w:t>et al</w:t>
      </w:r>
      <w:r w:rsidR="005D5B75" w:rsidRPr="005D5B75">
        <w:rPr>
          <w:sz w:val="24"/>
          <w:szCs w:val="24"/>
        </w:rPr>
        <w:t xml:space="preserve">. </w:t>
      </w:r>
      <w:r w:rsidRPr="005D5B75">
        <w:rPr>
          <w:sz w:val="24"/>
          <w:szCs w:val="24"/>
        </w:rPr>
        <w:t>(2014</w:t>
      </w:r>
      <w:r w:rsidRPr="009C77C7">
        <w:rPr>
          <w:sz w:val="24"/>
          <w:szCs w:val="24"/>
        </w:rPr>
        <w:t xml:space="preserve">) foram complementados pelo estudo de </w:t>
      </w:r>
      <w:r w:rsidRPr="00D0310B">
        <w:rPr>
          <w:sz w:val="24"/>
          <w:szCs w:val="24"/>
        </w:rPr>
        <w:t>Barbosa</w:t>
      </w:r>
      <w:r w:rsidR="00DE5D9D" w:rsidRPr="00D0310B">
        <w:rPr>
          <w:sz w:val="24"/>
          <w:szCs w:val="24"/>
        </w:rPr>
        <w:t xml:space="preserve"> </w:t>
      </w:r>
      <w:r w:rsidR="00FC76F9" w:rsidRPr="00D0310B">
        <w:rPr>
          <w:i/>
          <w:sz w:val="24"/>
          <w:szCs w:val="24"/>
        </w:rPr>
        <w:t>et al</w:t>
      </w:r>
      <w:r w:rsidRPr="00D0310B">
        <w:rPr>
          <w:sz w:val="24"/>
          <w:szCs w:val="24"/>
        </w:rPr>
        <w:t>. (2015), sendo que</w:t>
      </w:r>
      <w:r w:rsidRPr="009C77C7">
        <w:rPr>
          <w:sz w:val="24"/>
          <w:szCs w:val="24"/>
        </w:rPr>
        <w:t xml:space="preserve"> as amostras foram iguais e o primeiro estudo avaliou os anos de 2010 a 2012 e o segundo de 2013 e 2014.</w:t>
      </w:r>
    </w:p>
    <w:p w:rsidR="00AF1A60" w:rsidRPr="009C77C7" w:rsidRDefault="00AF1A60" w:rsidP="00C545FD">
      <w:pPr>
        <w:rPr>
          <w:sz w:val="24"/>
          <w:szCs w:val="24"/>
        </w:rPr>
      </w:pPr>
    </w:p>
    <w:p w:rsidR="00C545FD" w:rsidRPr="00B96F84" w:rsidRDefault="00E85C0D" w:rsidP="00C545FD">
      <w:pPr>
        <w:rPr>
          <w:b/>
          <w:sz w:val="24"/>
          <w:szCs w:val="24"/>
        </w:rPr>
      </w:pPr>
      <w:r w:rsidRPr="00B96F84">
        <w:rPr>
          <w:b/>
          <w:sz w:val="24"/>
          <w:szCs w:val="24"/>
        </w:rPr>
        <w:t>3</w:t>
      </w:r>
      <w:r w:rsidR="00BE194E" w:rsidRPr="00B96F84">
        <w:rPr>
          <w:b/>
          <w:sz w:val="24"/>
          <w:szCs w:val="24"/>
        </w:rPr>
        <w:t>.</w:t>
      </w:r>
      <w:r w:rsidRPr="00B96F84">
        <w:rPr>
          <w:b/>
          <w:sz w:val="24"/>
          <w:szCs w:val="24"/>
        </w:rPr>
        <w:t xml:space="preserve"> Metodologia</w:t>
      </w:r>
    </w:p>
    <w:p w:rsidR="00C545FD" w:rsidRPr="009C77C7" w:rsidRDefault="00C545FD" w:rsidP="00C545FD">
      <w:pPr>
        <w:rPr>
          <w:sz w:val="24"/>
          <w:szCs w:val="24"/>
        </w:rPr>
      </w:pPr>
    </w:p>
    <w:p w:rsidR="00C545FD" w:rsidRPr="009C77C7" w:rsidRDefault="00C545FD" w:rsidP="00C545FD">
      <w:pPr>
        <w:ind w:firstLine="708"/>
        <w:jc w:val="both"/>
        <w:rPr>
          <w:sz w:val="24"/>
          <w:szCs w:val="24"/>
        </w:rPr>
      </w:pPr>
      <w:r w:rsidRPr="009C77C7">
        <w:rPr>
          <w:sz w:val="24"/>
          <w:szCs w:val="24"/>
        </w:rPr>
        <w:t xml:space="preserve">Este estudo possui metodologia de caráter descritivo com natureza qualitativa e quantitativa, realizando análise de dados secundários e de forma </w:t>
      </w:r>
      <w:r w:rsidR="00377062" w:rsidRPr="009C77C7">
        <w:rPr>
          <w:sz w:val="24"/>
          <w:szCs w:val="24"/>
        </w:rPr>
        <w:t xml:space="preserve">documental. </w:t>
      </w:r>
      <w:r w:rsidRPr="009C77C7">
        <w:rPr>
          <w:sz w:val="24"/>
          <w:szCs w:val="24"/>
        </w:rPr>
        <w:t xml:space="preserve">A presente pesquisa foi realizada com base na análise de empresas do segmento Novo Mercado da BM&amp;FBopespa, com o intuito de avaliar a evolução do nível de comparabilidade das empresas de setores diferentes no período de 2014 a 2016. </w:t>
      </w:r>
    </w:p>
    <w:p w:rsidR="00CB7EEF" w:rsidRDefault="00C545FD" w:rsidP="00CB7EEF">
      <w:pPr>
        <w:ind w:firstLine="708"/>
        <w:jc w:val="both"/>
        <w:rPr>
          <w:sz w:val="24"/>
          <w:szCs w:val="24"/>
        </w:rPr>
      </w:pPr>
      <w:r w:rsidRPr="009C77C7">
        <w:rPr>
          <w:sz w:val="24"/>
          <w:szCs w:val="24"/>
        </w:rPr>
        <w:t xml:space="preserve">Para a seleção de empresas analisadas, foi utilizado como critério uma seleção de cinco empresas do novo mercado por setor da </w:t>
      </w:r>
      <w:r w:rsidR="00B748A9">
        <w:rPr>
          <w:sz w:val="24"/>
          <w:szCs w:val="24"/>
        </w:rPr>
        <w:t>BM&amp;FBovespa</w:t>
      </w:r>
      <w:r w:rsidR="00377062">
        <w:rPr>
          <w:sz w:val="24"/>
          <w:szCs w:val="24"/>
        </w:rPr>
        <w:t xml:space="preserve"> </w:t>
      </w:r>
      <w:r w:rsidRPr="009C77C7">
        <w:rPr>
          <w:sz w:val="24"/>
          <w:szCs w:val="24"/>
        </w:rPr>
        <w:t>com maior representatividade de ativo imobilizado</w:t>
      </w:r>
      <w:r w:rsidR="00CA7190">
        <w:rPr>
          <w:sz w:val="24"/>
          <w:szCs w:val="24"/>
        </w:rPr>
        <w:t>. D</w:t>
      </w:r>
      <w:r w:rsidRPr="009C77C7">
        <w:rPr>
          <w:sz w:val="24"/>
          <w:szCs w:val="24"/>
        </w:rPr>
        <w:t>essa forma, a presente pesquisa abrange as empresas demonstradas na Tabela 4</w:t>
      </w:r>
      <w:r w:rsidR="00CB7EEF">
        <w:rPr>
          <w:sz w:val="24"/>
          <w:szCs w:val="24"/>
        </w:rPr>
        <w:t>.</w:t>
      </w:r>
    </w:p>
    <w:p w:rsidR="00E85C0D" w:rsidRDefault="00E85C0D"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E30A78" w:rsidRDefault="00E30A78" w:rsidP="00CB7EEF">
      <w:pPr>
        <w:ind w:firstLine="708"/>
        <w:jc w:val="both"/>
        <w:rPr>
          <w:sz w:val="24"/>
          <w:szCs w:val="24"/>
        </w:rPr>
      </w:pPr>
    </w:p>
    <w:p w:rsidR="00C545FD" w:rsidRPr="009C77C7" w:rsidRDefault="00C545FD" w:rsidP="00CB7EEF">
      <w:pPr>
        <w:jc w:val="both"/>
        <w:rPr>
          <w:sz w:val="24"/>
          <w:szCs w:val="24"/>
        </w:rPr>
      </w:pPr>
      <w:r w:rsidRPr="009C77C7">
        <w:lastRenderedPageBreak/>
        <w:t>Tabela 4: Amostra de empresas utilizadas</w:t>
      </w:r>
    </w:p>
    <w:tbl>
      <w:tblPr>
        <w:tblW w:w="9089"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427"/>
        <w:gridCol w:w="2835"/>
        <w:gridCol w:w="3827"/>
      </w:tblGrid>
      <w:tr w:rsidR="005E2376" w:rsidRPr="009C77C7" w:rsidTr="004C5D52">
        <w:trPr>
          <w:trHeight w:val="255"/>
        </w:trPr>
        <w:tc>
          <w:tcPr>
            <w:tcW w:w="2427" w:type="dxa"/>
            <w:vMerge w:val="restart"/>
            <w:shd w:val="clear" w:color="auto" w:fill="D9D9D9" w:themeFill="background1" w:themeFillShade="D9"/>
            <w:noWrap/>
            <w:vAlign w:val="center"/>
            <w:hideMark/>
          </w:tcPr>
          <w:p w:rsidR="005E2376" w:rsidRPr="009C77C7" w:rsidRDefault="005E2376">
            <w:pPr>
              <w:jc w:val="center"/>
              <w:rPr>
                <w:b/>
                <w:color w:val="000000"/>
              </w:rPr>
            </w:pPr>
            <w:r w:rsidRPr="009C77C7">
              <w:rPr>
                <w:b/>
                <w:color w:val="000000"/>
              </w:rPr>
              <w:t>Setor Econômico</w:t>
            </w:r>
          </w:p>
        </w:tc>
        <w:tc>
          <w:tcPr>
            <w:tcW w:w="2835" w:type="dxa"/>
            <w:vMerge w:val="restart"/>
            <w:shd w:val="clear" w:color="auto" w:fill="D9D9D9" w:themeFill="background1" w:themeFillShade="D9"/>
            <w:noWrap/>
            <w:vAlign w:val="center"/>
            <w:hideMark/>
          </w:tcPr>
          <w:p w:rsidR="005E2376" w:rsidRPr="009C77C7" w:rsidRDefault="005E2376">
            <w:pPr>
              <w:jc w:val="center"/>
              <w:rPr>
                <w:b/>
                <w:color w:val="000000"/>
              </w:rPr>
            </w:pPr>
            <w:r w:rsidRPr="009C77C7">
              <w:rPr>
                <w:b/>
                <w:color w:val="000000"/>
              </w:rPr>
              <w:t>Subsetor</w:t>
            </w:r>
          </w:p>
        </w:tc>
        <w:tc>
          <w:tcPr>
            <w:tcW w:w="3827" w:type="dxa"/>
            <w:vMerge w:val="restart"/>
            <w:shd w:val="clear" w:color="auto" w:fill="D9D9D9" w:themeFill="background1" w:themeFillShade="D9"/>
            <w:noWrap/>
            <w:vAlign w:val="center"/>
            <w:hideMark/>
          </w:tcPr>
          <w:p w:rsidR="005E2376" w:rsidRPr="009C77C7" w:rsidRDefault="005E2376">
            <w:pPr>
              <w:jc w:val="center"/>
              <w:rPr>
                <w:b/>
                <w:color w:val="000000"/>
              </w:rPr>
            </w:pPr>
            <w:r w:rsidRPr="009C77C7">
              <w:rPr>
                <w:b/>
                <w:color w:val="000000"/>
              </w:rPr>
              <w:t>Razão Social</w:t>
            </w:r>
          </w:p>
        </w:tc>
      </w:tr>
      <w:tr w:rsidR="00C545FD" w:rsidRPr="009C77C7" w:rsidTr="004C5D52">
        <w:trPr>
          <w:trHeight w:val="230"/>
        </w:trPr>
        <w:tc>
          <w:tcPr>
            <w:tcW w:w="2427" w:type="dxa"/>
            <w:vMerge/>
            <w:shd w:val="clear" w:color="auto" w:fill="D9D9D9" w:themeFill="background1" w:themeFillShade="D9"/>
            <w:vAlign w:val="center"/>
            <w:hideMark/>
          </w:tcPr>
          <w:p w:rsidR="00C545FD" w:rsidRPr="009C77C7" w:rsidRDefault="00C545FD" w:rsidP="00C545FD">
            <w:pPr>
              <w:rPr>
                <w:color w:val="000000"/>
              </w:rPr>
            </w:pPr>
          </w:p>
        </w:tc>
        <w:tc>
          <w:tcPr>
            <w:tcW w:w="2835" w:type="dxa"/>
            <w:vMerge/>
            <w:shd w:val="clear" w:color="auto" w:fill="D9D9D9" w:themeFill="background1" w:themeFillShade="D9"/>
            <w:vAlign w:val="center"/>
            <w:hideMark/>
          </w:tcPr>
          <w:p w:rsidR="00C545FD" w:rsidRPr="009C77C7" w:rsidRDefault="00C545FD" w:rsidP="00C545FD">
            <w:pPr>
              <w:rPr>
                <w:color w:val="000000"/>
              </w:rPr>
            </w:pPr>
          </w:p>
        </w:tc>
        <w:tc>
          <w:tcPr>
            <w:tcW w:w="3827" w:type="dxa"/>
            <w:vMerge/>
            <w:shd w:val="clear" w:color="auto" w:fill="D9D9D9" w:themeFill="background1" w:themeFillShade="D9"/>
            <w:vAlign w:val="center"/>
            <w:hideMark/>
          </w:tcPr>
          <w:p w:rsidR="00C545FD" w:rsidRPr="009C77C7" w:rsidRDefault="00C545FD" w:rsidP="00C545FD">
            <w:pPr>
              <w:rPr>
                <w:color w:val="000000"/>
              </w:rPr>
            </w:pPr>
          </w:p>
        </w:tc>
      </w:tr>
      <w:tr w:rsidR="00C545FD" w:rsidRPr="009C77C7"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Petróleo, Gás e Biocombustíveis</w:t>
            </w:r>
          </w:p>
        </w:tc>
        <w:tc>
          <w:tcPr>
            <w:tcW w:w="2835"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Petróleo, Gás e Biocombustíveis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Petro Rio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Ultrapar Participacoes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Lupatech S.A.</w:t>
            </w:r>
          </w:p>
        </w:tc>
      </w:tr>
      <w:tr w:rsidR="00C545FD" w:rsidRPr="009C77C7"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Materiais Básicos</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Siderurgia e Metalurgia</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Paranapanema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Químicos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Fertilizantes Heringer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Madeira e Papel</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Duratex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Fibria Celulose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Materiais Diversos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Magnesita Refratarios S.A.</w:t>
            </w:r>
          </w:p>
        </w:tc>
      </w:tr>
      <w:tr w:rsidR="00C545FD" w:rsidRPr="009C77C7"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Bens Industriais</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Material de Transporte</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Embraer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Máquinas e Equipamentos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WEG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Transporte</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Rumo Logistica Operadora Multimodal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JSL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Prumo Logística S.A.</w:t>
            </w:r>
          </w:p>
        </w:tc>
      </w:tr>
      <w:tr w:rsidR="00C545FD" w:rsidRPr="009C77C7"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Consumo não Cíclico</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Agropecuária</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SLC Agricola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Alimentos Processados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BRF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JBS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Minerva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M.Dias Branco S.A. Ind Com De Alimentos</w:t>
            </w:r>
          </w:p>
        </w:tc>
      </w:tr>
      <w:tr w:rsidR="00C545FD" w:rsidRPr="00804753"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Consumo Cíclico</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Tecidos, Vestuário e Calçados</w:t>
            </w:r>
          </w:p>
        </w:tc>
        <w:tc>
          <w:tcPr>
            <w:tcW w:w="3827" w:type="dxa"/>
            <w:shd w:val="clear" w:color="auto" w:fill="auto"/>
            <w:noWrap/>
            <w:vAlign w:val="bottom"/>
            <w:hideMark/>
          </w:tcPr>
          <w:p w:rsidR="00C545FD" w:rsidRPr="00804753" w:rsidRDefault="00FC76F9" w:rsidP="00C545FD">
            <w:pPr>
              <w:rPr>
                <w:color w:val="000000"/>
                <w:lang w:val="en-US"/>
              </w:rPr>
            </w:pPr>
            <w:r w:rsidRPr="00FC76F9">
              <w:rPr>
                <w:color w:val="000000"/>
                <w:lang w:val="en-US"/>
              </w:rPr>
              <w:t>Springs Global Participacoes S.A.</w:t>
            </w:r>
          </w:p>
        </w:tc>
      </w:tr>
      <w:tr w:rsidR="00C545FD" w:rsidRPr="009C77C7" w:rsidTr="004C5D52">
        <w:trPr>
          <w:trHeight w:val="255"/>
        </w:trPr>
        <w:tc>
          <w:tcPr>
            <w:tcW w:w="2427" w:type="dxa"/>
            <w:vMerge/>
            <w:vAlign w:val="center"/>
            <w:hideMark/>
          </w:tcPr>
          <w:p w:rsidR="00C545FD" w:rsidRPr="00804753" w:rsidRDefault="00C545FD" w:rsidP="00C545FD">
            <w:pPr>
              <w:rPr>
                <w:color w:val="000000"/>
                <w:lang w:val="en-US"/>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Automóveis e Motocicletas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Iochpe Maxion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Diversos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Kroton Educacional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Localiza Rent A Car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Comércio</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Lojas Renner S.A.</w:t>
            </w:r>
          </w:p>
        </w:tc>
      </w:tr>
      <w:tr w:rsidR="00C545FD" w:rsidRPr="009C77C7" w:rsidTr="004C5D52">
        <w:trPr>
          <w:trHeight w:val="255"/>
        </w:trPr>
        <w:tc>
          <w:tcPr>
            <w:tcW w:w="2427" w:type="dxa"/>
            <w:vMerge w:val="restart"/>
            <w:shd w:val="clear" w:color="auto" w:fill="auto"/>
            <w:noWrap/>
            <w:vAlign w:val="center"/>
            <w:hideMark/>
          </w:tcPr>
          <w:p w:rsidR="00C545FD" w:rsidRPr="009C77C7" w:rsidRDefault="00C545FD" w:rsidP="00C545FD">
            <w:pPr>
              <w:jc w:val="center"/>
              <w:rPr>
                <w:color w:val="000000"/>
              </w:rPr>
            </w:pPr>
            <w:r w:rsidRPr="009C77C7">
              <w:rPr>
                <w:color w:val="000000"/>
              </w:rPr>
              <w:t>Saúde</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Serviços Médico - Hospitalares,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Fleury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Análises e Diagnósticos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Odontoprev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Comércio e Distribuição</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Profarma</w:t>
            </w:r>
            <w:r w:rsidR="00BA354D">
              <w:rPr>
                <w:color w:val="000000"/>
              </w:rPr>
              <w:t xml:space="preserve"> </w:t>
            </w:r>
            <w:r w:rsidRPr="009C77C7">
              <w:rPr>
                <w:color w:val="000000"/>
              </w:rPr>
              <w:t>Distrib</w:t>
            </w:r>
            <w:r w:rsidR="00BA354D">
              <w:rPr>
                <w:color w:val="000000"/>
              </w:rPr>
              <w:t xml:space="preserve"> </w:t>
            </w:r>
            <w:r w:rsidRPr="009C77C7">
              <w:rPr>
                <w:color w:val="000000"/>
              </w:rPr>
              <w:t>Prod</w:t>
            </w:r>
            <w:r w:rsidR="00BA354D">
              <w:rPr>
                <w:color w:val="000000"/>
              </w:rPr>
              <w:t xml:space="preserve"> </w:t>
            </w:r>
            <w:r w:rsidRPr="009C77C7">
              <w:rPr>
                <w:color w:val="000000"/>
              </w:rPr>
              <w:t>Farmaceuticos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 </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Raia Drogasil S.A.</w:t>
            </w:r>
          </w:p>
        </w:tc>
      </w:tr>
      <w:tr w:rsidR="00C545FD" w:rsidRPr="009C77C7" w:rsidTr="004C5D52">
        <w:trPr>
          <w:trHeight w:val="255"/>
        </w:trPr>
        <w:tc>
          <w:tcPr>
            <w:tcW w:w="2427" w:type="dxa"/>
            <w:vMerge w:val="restart"/>
            <w:shd w:val="clear" w:color="auto" w:fill="auto"/>
            <w:vAlign w:val="center"/>
            <w:hideMark/>
          </w:tcPr>
          <w:p w:rsidR="00C545FD" w:rsidRPr="009C77C7" w:rsidRDefault="00C545FD" w:rsidP="00C545FD">
            <w:pPr>
              <w:jc w:val="center"/>
              <w:rPr>
                <w:color w:val="000000"/>
              </w:rPr>
            </w:pPr>
            <w:r w:rsidRPr="009C77C7">
              <w:rPr>
                <w:color w:val="000000"/>
              </w:rPr>
              <w:t>Tecnologia da Informação e Telecomunicações</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Computadores e Equipamentos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 xml:space="preserve">Positivo </w:t>
            </w:r>
            <w:r w:rsidR="00BA354D" w:rsidRPr="009C77C7">
              <w:rPr>
                <w:color w:val="000000"/>
              </w:rPr>
              <w:t>Informática</w:t>
            </w:r>
            <w:r w:rsidRPr="009C77C7">
              <w:rPr>
                <w:color w:val="000000"/>
              </w:rPr>
              <w:t xml:space="preserve">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vAlign w:val="center"/>
            <w:hideMark/>
          </w:tcPr>
          <w:p w:rsidR="00C545FD" w:rsidRPr="009C77C7" w:rsidRDefault="00C545FD" w:rsidP="00C545FD">
            <w:pPr>
              <w:jc w:val="center"/>
              <w:rPr>
                <w:color w:val="000000"/>
              </w:rPr>
            </w:pPr>
            <w:r w:rsidRPr="009C77C7">
              <w:rPr>
                <w:color w:val="000000"/>
              </w:rPr>
              <w:t>Programas e Serviços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Ideiasnet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Totvs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Telecomunicações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Tim Participacoes S.A.</w:t>
            </w:r>
          </w:p>
        </w:tc>
      </w:tr>
      <w:tr w:rsidR="00C545FD" w:rsidRPr="009C77C7" w:rsidTr="004C5D52">
        <w:trPr>
          <w:trHeight w:val="255"/>
        </w:trPr>
        <w:tc>
          <w:tcPr>
            <w:tcW w:w="2427" w:type="dxa"/>
            <w:vMerge w:val="restart"/>
            <w:shd w:val="clear" w:color="auto" w:fill="auto"/>
            <w:vAlign w:val="center"/>
            <w:hideMark/>
          </w:tcPr>
          <w:p w:rsidR="00C545FD" w:rsidRPr="009C77C7" w:rsidRDefault="00C545FD" w:rsidP="00C545FD">
            <w:pPr>
              <w:jc w:val="center"/>
              <w:rPr>
                <w:color w:val="000000"/>
              </w:rPr>
            </w:pPr>
            <w:r w:rsidRPr="009C77C7">
              <w:rPr>
                <w:color w:val="000000"/>
              </w:rPr>
              <w:t>Utilidade Pública</w:t>
            </w:r>
          </w:p>
        </w:tc>
        <w:tc>
          <w:tcPr>
            <w:tcW w:w="2835" w:type="dxa"/>
            <w:vMerge w:val="restart"/>
            <w:shd w:val="clear" w:color="auto" w:fill="auto"/>
            <w:vAlign w:val="center"/>
            <w:hideMark/>
          </w:tcPr>
          <w:p w:rsidR="00C545FD" w:rsidRPr="009C77C7" w:rsidRDefault="00C545FD" w:rsidP="00C545FD">
            <w:pPr>
              <w:jc w:val="center"/>
              <w:rPr>
                <w:color w:val="000000"/>
              </w:rPr>
            </w:pPr>
            <w:r w:rsidRPr="009C77C7">
              <w:rPr>
                <w:color w:val="000000"/>
              </w:rPr>
              <w:t>Energia Elétrica</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CPFL Energia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CPFL Energias Renováveis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EDP - Energias Do Brasil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Eneva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Engie Brasil Energia S.A.</w:t>
            </w:r>
          </w:p>
        </w:tc>
      </w:tr>
      <w:tr w:rsidR="00C545FD" w:rsidRPr="009C77C7" w:rsidTr="004C5D52">
        <w:trPr>
          <w:trHeight w:val="255"/>
        </w:trPr>
        <w:tc>
          <w:tcPr>
            <w:tcW w:w="2427" w:type="dxa"/>
            <w:vMerge w:val="restart"/>
            <w:shd w:val="clear" w:color="auto" w:fill="auto"/>
            <w:vAlign w:val="center"/>
            <w:hideMark/>
          </w:tcPr>
          <w:p w:rsidR="00C545FD" w:rsidRPr="009C77C7" w:rsidRDefault="00C545FD" w:rsidP="00C545FD">
            <w:pPr>
              <w:jc w:val="center"/>
              <w:rPr>
                <w:color w:val="000000"/>
              </w:rPr>
            </w:pPr>
            <w:r w:rsidRPr="009C77C7">
              <w:rPr>
                <w:color w:val="000000"/>
              </w:rPr>
              <w:t>Financeiro e Outros</w:t>
            </w: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Intermediários Financeiros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Bco Brasil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restart"/>
            <w:shd w:val="clear" w:color="auto" w:fill="auto"/>
            <w:vAlign w:val="center"/>
            <w:hideMark/>
          </w:tcPr>
          <w:p w:rsidR="00C545FD" w:rsidRPr="009C77C7" w:rsidRDefault="00C545FD" w:rsidP="00C545FD">
            <w:pPr>
              <w:jc w:val="center"/>
              <w:rPr>
                <w:color w:val="000000"/>
              </w:rPr>
            </w:pPr>
            <w:r w:rsidRPr="009C77C7">
              <w:rPr>
                <w:color w:val="000000"/>
              </w:rPr>
              <w:t>Serviços Financeiros Diversos</w:t>
            </w:r>
          </w:p>
        </w:tc>
        <w:tc>
          <w:tcPr>
            <w:tcW w:w="3827" w:type="dxa"/>
            <w:shd w:val="clear" w:color="auto" w:fill="auto"/>
            <w:noWrap/>
            <w:vAlign w:val="bottom"/>
            <w:hideMark/>
          </w:tcPr>
          <w:p w:rsidR="00C545FD" w:rsidRPr="009C77C7" w:rsidRDefault="00C545FD" w:rsidP="00BA354D">
            <w:pPr>
              <w:rPr>
                <w:color w:val="000000"/>
              </w:rPr>
            </w:pPr>
            <w:r w:rsidRPr="009C77C7">
              <w:rPr>
                <w:color w:val="000000"/>
              </w:rPr>
              <w:t>B</w:t>
            </w:r>
            <w:r w:rsidR="00BA354D">
              <w:rPr>
                <w:color w:val="000000"/>
              </w:rPr>
              <w:t>M</w:t>
            </w:r>
            <w:r w:rsidR="00FC6B6B">
              <w:rPr>
                <w:color w:val="000000"/>
              </w:rPr>
              <w:t>&amp;</w:t>
            </w:r>
            <w:r w:rsidR="00BA354D">
              <w:rPr>
                <w:color w:val="000000"/>
              </w:rPr>
              <w:t>FB</w:t>
            </w:r>
            <w:r w:rsidRPr="009C77C7">
              <w:rPr>
                <w:color w:val="000000"/>
              </w:rPr>
              <w:t>ovespa S.A. Bolsa Valores Merc</w:t>
            </w:r>
            <w:r w:rsidR="00BA354D">
              <w:rPr>
                <w:color w:val="000000"/>
              </w:rPr>
              <w:t xml:space="preserve"> </w:t>
            </w:r>
            <w:r w:rsidRPr="009C77C7">
              <w:rPr>
                <w:color w:val="000000"/>
              </w:rPr>
              <w:t>Fut</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vMerge/>
            <w:vAlign w:val="center"/>
            <w:hideMark/>
          </w:tcPr>
          <w:p w:rsidR="00C545FD" w:rsidRPr="009C77C7" w:rsidRDefault="00C545FD" w:rsidP="00C545FD">
            <w:pPr>
              <w:rPr>
                <w:color w:val="000000"/>
              </w:rPr>
            </w:pPr>
          </w:p>
        </w:tc>
        <w:tc>
          <w:tcPr>
            <w:tcW w:w="3827" w:type="dxa"/>
            <w:shd w:val="clear" w:color="auto" w:fill="auto"/>
            <w:noWrap/>
            <w:vAlign w:val="bottom"/>
            <w:hideMark/>
          </w:tcPr>
          <w:p w:rsidR="00C545FD" w:rsidRPr="009C77C7" w:rsidRDefault="00C545FD" w:rsidP="00C545FD">
            <w:pPr>
              <w:rPr>
                <w:color w:val="000000"/>
              </w:rPr>
            </w:pPr>
            <w:r w:rsidRPr="009C77C7">
              <w:rPr>
                <w:color w:val="000000"/>
              </w:rPr>
              <w:t>Cielo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Previdência e Seguros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Porto Seguro S.A.</w:t>
            </w:r>
          </w:p>
        </w:tc>
      </w:tr>
      <w:tr w:rsidR="00C545FD" w:rsidRPr="009C77C7" w:rsidTr="004C5D52">
        <w:trPr>
          <w:trHeight w:val="255"/>
        </w:trPr>
        <w:tc>
          <w:tcPr>
            <w:tcW w:w="2427" w:type="dxa"/>
            <w:vMerge/>
            <w:vAlign w:val="center"/>
            <w:hideMark/>
          </w:tcPr>
          <w:p w:rsidR="00C545FD" w:rsidRPr="009C77C7" w:rsidRDefault="00C545FD" w:rsidP="00C545FD">
            <w:pPr>
              <w:rPr>
                <w:color w:val="000000"/>
              </w:rPr>
            </w:pPr>
          </w:p>
        </w:tc>
        <w:tc>
          <w:tcPr>
            <w:tcW w:w="2835" w:type="dxa"/>
            <w:shd w:val="clear" w:color="auto" w:fill="auto"/>
            <w:noWrap/>
            <w:vAlign w:val="bottom"/>
            <w:hideMark/>
          </w:tcPr>
          <w:p w:rsidR="00C545FD" w:rsidRPr="009C77C7" w:rsidRDefault="00C545FD" w:rsidP="00C545FD">
            <w:pPr>
              <w:jc w:val="center"/>
              <w:rPr>
                <w:color w:val="000000"/>
              </w:rPr>
            </w:pPr>
            <w:r w:rsidRPr="009C77C7">
              <w:rPr>
                <w:color w:val="000000"/>
              </w:rPr>
              <w:t>Exploração de Imóveis</w:t>
            </w:r>
          </w:p>
        </w:tc>
        <w:tc>
          <w:tcPr>
            <w:tcW w:w="3827" w:type="dxa"/>
            <w:shd w:val="clear" w:color="auto" w:fill="auto"/>
            <w:noWrap/>
            <w:vAlign w:val="bottom"/>
            <w:hideMark/>
          </w:tcPr>
          <w:p w:rsidR="00C545FD" w:rsidRPr="009C77C7" w:rsidRDefault="00C545FD" w:rsidP="00C545FD">
            <w:pPr>
              <w:rPr>
                <w:color w:val="000000"/>
              </w:rPr>
            </w:pPr>
            <w:r w:rsidRPr="009C77C7">
              <w:rPr>
                <w:color w:val="000000"/>
              </w:rPr>
              <w:t>Iguatemi Empresa De Shopping Centers S.A</w:t>
            </w:r>
          </w:p>
        </w:tc>
      </w:tr>
    </w:tbl>
    <w:p w:rsidR="00C545FD" w:rsidRPr="009C77C7" w:rsidRDefault="00C545FD" w:rsidP="00C545FD">
      <w:pPr>
        <w:jc w:val="both"/>
      </w:pPr>
      <w:r w:rsidRPr="009C77C7">
        <w:t xml:space="preserve">Fonte: Adaptado do </w:t>
      </w:r>
      <w:r w:rsidR="00B748A9">
        <w:t>BM&amp;FBovespa</w:t>
      </w:r>
      <w:r w:rsidRPr="009C77C7">
        <w:t xml:space="preserve"> (2009)</w:t>
      </w:r>
    </w:p>
    <w:p w:rsidR="00DE5D9D" w:rsidRDefault="00DE5D9D" w:rsidP="00C545FD">
      <w:pPr>
        <w:ind w:firstLine="708"/>
        <w:jc w:val="both"/>
        <w:rPr>
          <w:sz w:val="24"/>
          <w:szCs w:val="24"/>
        </w:rPr>
      </w:pPr>
    </w:p>
    <w:p w:rsidR="00C545FD" w:rsidRPr="009C77C7" w:rsidRDefault="00C545FD" w:rsidP="00C545FD">
      <w:pPr>
        <w:ind w:firstLine="708"/>
        <w:jc w:val="both"/>
        <w:rPr>
          <w:sz w:val="24"/>
          <w:szCs w:val="24"/>
        </w:rPr>
      </w:pPr>
      <w:r w:rsidRPr="009C77C7">
        <w:rPr>
          <w:sz w:val="24"/>
          <w:szCs w:val="24"/>
        </w:rPr>
        <w:t>Foram eliminadas as empresas com as seguintes características encontradas:</w:t>
      </w:r>
    </w:p>
    <w:p w:rsidR="00C545FD" w:rsidRPr="009C77C7" w:rsidRDefault="00C545FD" w:rsidP="00C545FD">
      <w:pPr>
        <w:pStyle w:val="PargrafodaLista"/>
        <w:numPr>
          <w:ilvl w:val="0"/>
          <w:numId w:val="3"/>
        </w:numPr>
        <w:suppressAutoHyphens w:val="0"/>
        <w:jc w:val="both"/>
        <w:rPr>
          <w:sz w:val="24"/>
          <w:szCs w:val="24"/>
        </w:rPr>
      </w:pPr>
      <w:r w:rsidRPr="009C77C7">
        <w:rPr>
          <w:sz w:val="24"/>
          <w:szCs w:val="24"/>
        </w:rPr>
        <w:t>Empresas cujo exercício social praticado é diferente do ano calendário, para evitar a comparação de demonstrações em períodos diferentes;</w:t>
      </w:r>
    </w:p>
    <w:p w:rsidR="00C545FD" w:rsidRPr="009C77C7" w:rsidRDefault="00C545FD" w:rsidP="00C545FD">
      <w:pPr>
        <w:pStyle w:val="PargrafodaLista"/>
        <w:numPr>
          <w:ilvl w:val="0"/>
          <w:numId w:val="3"/>
        </w:numPr>
        <w:suppressAutoHyphens w:val="0"/>
        <w:jc w:val="both"/>
        <w:rPr>
          <w:sz w:val="24"/>
          <w:szCs w:val="24"/>
        </w:rPr>
      </w:pPr>
      <w:r w:rsidRPr="009C77C7">
        <w:rPr>
          <w:sz w:val="24"/>
          <w:szCs w:val="24"/>
        </w:rPr>
        <w:lastRenderedPageBreak/>
        <w:t xml:space="preserve">Empresas que não divulgaram no site da </w:t>
      </w:r>
      <w:r w:rsidR="00B748A9">
        <w:rPr>
          <w:sz w:val="24"/>
          <w:szCs w:val="24"/>
        </w:rPr>
        <w:t>BM&amp;FBovespa</w:t>
      </w:r>
      <w:r w:rsidRPr="009C77C7">
        <w:rPr>
          <w:sz w:val="24"/>
          <w:szCs w:val="24"/>
        </w:rPr>
        <w:t xml:space="preserve"> os demonstrativos de todos os anos analisados; e</w:t>
      </w:r>
    </w:p>
    <w:p w:rsidR="00C545FD" w:rsidRPr="009C77C7" w:rsidRDefault="00C545FD" w:rsidP="00C545FD">
      <w:pPr>
        <w:pStyle w:val="PargrafodaLista"/>
        <w:numPr>
          <w:ilvl w:val="0"/>
          <w:numId w:val="3"/>
        </w:numPr>
        <w:suppressAutoHyphens w:val="0"/>
        <w:jc w:val="both"/>
        <w:rPr>
          <w:sz w:val="24"/>
          <w:szCs w:val="24"/>
        </w:rPr>
      </w:pPr>
      <w:r w:rsidRPr="009C77C7">
        <w:rPr>
          <w:sz w:val="24"/>
          <w:szCs w:val="24"/>
        </w:rPr>
        <w:t>Empresas que apresentaram divergências entre os valores apresentados no Balanço Patrimonial e na demonstração do imo</w:t>
      </w:r>
      <w:r w:rsidR="00A05880">
        <w:rPr>
          <w:sz w:val="24"/>
          <w:szCs w:val="24"/>
        </w:rPr>
        <w:t>bilizado nas Notas Explicativas.</w:t>
      </w:r>
    </w:p>
    <w:p w:rsidR="00C545FD" w:rsidRPr="009C77C7" w:rsidRDefault="00C545FD" w:rsidP="00C545FD">
      <w:pPr>
        <w:ind w:firstLine="708"/>
        <w:jc w:val="both"/>
        <w:rPr>
          <w:sz w:val="24"/>
          <w:szCs w:val="24"/>
        </w:rPr>
      </w:pPr>
    </w:p>
    <w:p w:rsidR="00C545FD" w:rsidRPr="009C77C7" w:rsidRDefault="00C545FD" w:rsidP="00C545FD">
      <w:pPr>
        <w:ind w:firstLine="708"/>
        <w:jc w:val="both"/>
        <w:rPr>
          <w:sz w:val="24"/>
          <w:szCs w:val="24"/>
        </w:rPr>
      </w:pPr>
      <w:r w:rsidRPr="009C77C7">
        <w:rPr>
          <w:sz w:val="24"/>
          <w:szCs w:val="24"/>
        </w:rPr>
        <w:t>A amostra demonstrada na Tabela 4 conta com 41 empresas, sendo estas, três empresas do setor de Petróleo, Gás e Biocombustíveis, cinco de Materiais Básicos, cinco de Bens Industriais, cinco de Consumo não Cíclico, cinco de consumo cíclico, quatro de Saúde, quatro de Tecnologia da Informação e Telecomunicações, cinco de Utilidade Pública e cinco de financeiros e outros. Os setores representados por menos de cinco empresas não tinham empresas suficientes que apresentassem as características necessitadas para o seguimento da pesquisa.</w:t>
      </w:r>
    </w:p>
    <w:p w:rsidR="00C545FD" w:rsidRPr="009C77C7" w:rsidRDefault="00C545FD" w:rsidP="00C545FD">
      <w:pPr>
        <w:ind w:firstLine="708"/>
        <w:jc w:val="both"/>
        <w:rPr>
          <w:sz w:val="24"/>
          <w:szCs w:val="24"/>
        </w:rPr>
      </w:pPr>
      <w:r w:rsidRPr="009C77C7">
        <w:rPr>
          <w:sz w:val="24"/>
          <w:szCs w:val="24"/>
        </w:rPr>
        <w:t>Foram pesquisados procedimentos de reconhecimento, mensuração e divulgação do ativo imobilizado, para melhor análise de evidenciação e comparabilidade, demonstrados na Tabela 5.</w:t>
      </w:r>
    </w:p>
    <w:p w:rsidR="00DE5D9D" w:rsidRPr="009C77C7" w:rsidRDefault="00DE5D9D" w:rsidP="00C545FD">
      <w:pPr>
        <w:ind w:firstLine="708"/>
        <w:jc w:val="both"/>
        <w:rPr>
          <w:sz w:val="24"/>
          <w:szCs w:val="24"/>
        </w:rPr>
      </w:pPr>
    </w:p>
    <w:p w:rsidR="00C545FD" w:rsidRPr="009C77C7" w:rsidRDefault="00C545FD" w:rsidP="00C545FD">
      <w:pPr>
        <w:jc w:val="both"/>
        <w:rPr>
          <w:sz w:val="24"/>
          <w:szCs w:val="24"/>
        </w:rPr>
      </w:pPr>
      <w:r w:rsidRPr="009C77C7">
        <w:t>Tabela</w:t>
      </w:r>
      <w:r w:rsidR="00DE5D9D">
        <w:t xml:space="preserve"> </w:t>
      </w:r>
      <w:r w:rsidRPr="009C77C7">
        <w:t>5: Etapas e procedimentos verificados</w:t>
      </w:r>
    </w:p>
    <w:tbl>
      <w:tblPr>
        <w:tblW w:w="9082" w:type="dxa"/>
        <w:tblInd w:w="60" w:type="dxa"/>
        <w:tblCellMar>
          <w:left w:w="70" w:type="dxa"/>
          <w:right w:w="70" w:type="dxa"/>
        </w:tblCellMar>
        <w:tblLook w:val="04A0"/>
      </w:tblPr>
      <w:tblGrid>
        <w:gridCol w:w="1500"/>
        <w:gridCol w:w="3755"/>
        <w:gridCol w:w="3827"/>
      </w:tblGrid>
      <w:tr w:rsidR="00C545FD" w:rsidRPr="009C77C7" w:rsidTr="006F2593">
        <w:trPr>
          <w:trHeight w:val="285"/>
        </w:trPr>
        <w:tc>
          <w:tcPr>
            <w:tcW w:w="150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bottom"/>
            <w:hideMark/>
          </w:tcPr>
          <w:p w:rsidR="00C545FD" w:rsidRPr="009C77C7" w:rsidRDefault="00C545FD" w:rsidP="00C545FD">
            <w:pPr>
              <w:jc w:val="center"/>
              <w:rPr>
                <w:b/>
                <w:color w:val="000000"/>
              </w:rPr>
            </w:pPr>
            <w:r w:rsidRPr="009C77C7">
              <w:rPr>
                <w:b/>
                <w:color w:val="000000"/>
              </w:rPr>
              <w:t>Etapas</w:t>
            </w:r>
          </w:p>
        </w:tc>
        <w:tc>
          <w:tcPr>
            <w:tcW w:w="3755" w:type="dxa"/>
            <w:tcBorders>
              <w:top w:val="single" w:sz="4" w:space="0" w:color="auto"/>
              <w:left w:val="nil"/>
              <w:bottom w:val="single" w:sz="8" w:space="0" w:color="auto"/>
              <w:right w:val="single" w:sz="4" w:space="0" w:color="auto"/>
            </w:tcBorders>
            <w:shd w:val="clear" w:color="auto" w:fill="D9D9D9" w:themeFill="background1" w:themeFillShade="D9"/>
            <w:vAlign w:val="bottom"/>
            <w:hideMark/>
          </w:tcPr>
          <w:p w:rsidR="00C545FD" w:rsidRPr="009C77C7" w:rsidRDefault="00C545FD" w:rsidP="00C545FD">
            <w:pPr>
              <w:jc w:val="center"/>
              <w:rPr>
                <w:b/>
                <w:color w:val="000000"/>
              </w:rPr>
            </w:pPr>
            <w:r w:rsidRPr="009C77C7">
              <w:rPr>
                <w:b/>
                <w:color w:val="000000"/>
              </w:rPr>
              <w:t>Itens</w:t>
            </w:r>
          </w:p>
        </w:tc>
        <w:tc>
          <w:tcPr>
            <w:tcW w:w="3827" w:type="dxa"/>
            <w:tcBorders>
              <w:top w:val="single" w:sz="4" w:space="0" w:color="auto"/>
              <w:left w:val="nil"/>
              <w:bottom w:val="single" w:sz="8" w:space="0" w:color="auto"/>
              <w:right w:val="single" w:sz="4" w:space="0" w:color="auto"/>
            </w:tcBorders>
            <w:shd w:val="clear" w:color="auto" w:fill="D9D9D9" w:themeFill="background1" w:themeFillShade="D9"/>
            <w:vAlign w:val="bottom"/>
          </w:tcPr>
          <w:p w:rsidR="00C545FD" w:rsidRPr="009C77C7" w:rsidRDefault="00C545FD" w:rsidP="00C545FD">
            <w:pPr>
              <w:jc w:val="center"/>
              <w:rPr>
                <w:b/>
                <w:color w:val="000000"/>
              </w:rPr>
            </w:pPr>
            <w:r w:rsidRPr="009C77C7">
              <w:rPr>
                <w:b/>
                <w:color w:val="000000"/>
              </w:rPr>
              <w:t>Procedimentos</w:t>
            </w:r>
          </w:p>
        </w:tc>
      </w:tr>
      <w:tr w:rsidR="00C545FD" w:rsidRPr="009C77C7" w:rsidTr="00C545FD">
        <w:trPr>
          <w:trHeight w:val="285"/>
        </w:trPr>
        <w:tc>
          <w:tcPr>
            <w:tcW w:w="1500" w:type="dxa"/>
            <w:vMerge w:val="restart"/>
            <w:tcBorders>
              <w:top w:val="nil"/>
              <w:left w:val="single" w:sz="8" w:space="0" w:color="auto"/>
              <w:bottom w:val="single" w:sz="8" w:space="0" w:color="000000"/>
              <w:right w:val="single" w:sz="8" w:space="0" w:color="auto"/>
            </w:tcBorders>
            <w:shd w:val="clear" w:color="auto" w:fill="auto"/>
            <w:vAlign w:val="center"/>
            <w:hideMark/>
          </w:tcPr>
          <w:p w:rsidR="00C545FD" w:rsidRPr="009C77C7" w:rsidRDefault="00C545FD" w:rsidP="00C545FD">
            <w:pPr>
              <w:jc w:val="center"/>
              <w:rPr>
                <w:color w:val="000000"/>
              </w:rPr>
            </w:pPr>
            <w:r w:rsidRPr="009C77C7">
              <w:rPr>
                <w:color w:val="000000"/>
              </w:rPr>
              <w:t>Reconhecimento</w:t>
            </w:r>
          </w:p>
        </w:tc>
        <w:tc>
          <w:tcPr>
            <w:tcW w:w="3755" w:type="dxa"/>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rsidR="00C545FD" w:rsidRPr="009C77C7" w:rsidRDefault="00C545FD" w:rsidP="00C545FD">
            <w:pPr>
              <w:jc w:val="both"/>
              <w:rPr>
                <w:color w:val="000000"/>
              </w:rPr>
            </w:pPr>
            <w:r w:rsidRPr="009C77C7">
              <w:rPr>
                <w:color w:val="000000"/>
              </w:rPr>
              <w:t>Existência de ativo Imobilizado</w:t>
            </w:r>
          </w:p>
        </w:tc>
        <w:tc>
          <w:tcPr>
            <w:tcW w:w="3827" w:type="dxa"/>
            <w:tcBorders>
              <w:top w:val="nil"/>
              <w:left w:val="single" w:sz="4" w:space="0" w:color="auto"/>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Ativo Total</w:t>
            </w:r>
          </w:p>
        </w:tc>
      </w:tr>
      <w:tr w:rsidR="00C545FD" w:rsidRPr="009C77C7" w:rsidTr="00C545FD">
        <w:trPr>
          <w:trHeight w:val="28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vMerge/>
            <w:tcBorders>
              <w:top w:val="nil"/>
              <w:left w:val="single" w:sz="8" w:space="0" w:color="auto"/>
              <w:bottom w:val="single" w:sz="8" w:space="0" w:color="000000"/>
              <w:right w:val="single" w:sz="4" w:space="0" w:color="auto"/>
            </w:tcBorders>
            <w:vAlign w:val="center"/>
            <w:hideMark/>
          </w:tcPr>
          <w:p w:rsidR="00C545FD" w:rsidRPr="009C77C7" w:rsidRDefault="00C545FD" w:rsidP="00C545FD">
            <w:pPr>
              <w:jc w:val="both"/>
              <w:rPr>
                <w:color w:val="000000"/>
              </w:rPr>
            </w:pPr>
          </w:p>
        </w:tc>
        <w:tc>
          <w:tcPr>
            <w:tcW w:w="3827" w:type="dxa"/>
            <w:tcBorders>
              <w:top w:val="nil"/>
              <w:left w:val="single" w:sz="4" w:space="0" w:color="auto"/>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Ativo Imobilizado</w:t>
            </w:r>
          </w:p>
        </w:tc>
      </w:tr>
      <w:tr w:rsidR="00C545FD" w:rsidRPr="009C77C7" w:rsidTr="00C545FD">
        <w:trPr>
          <w:trHeight w:val="285"/>
        </w:trPr>
        <w:tc>
          <w:tcPr>
            <w:tcW w:w="1500" w:type="dxa"/>
            <w:vMerge w:val="restart"/>
            <w:tcBorders>
              <w:top w:val="nil"/>
              <w:left w:val="single" w:sz="8" w:space="0" w:color="auto"/>
              <w:bottom w:val="single" w:sz="8" w:space="0" w:color="000000"/>
              <w:right w:val="single" w:sz="8" w:space="0" w:color="auto"/>
            </w:tcBorders>
            <w:shd w:val="clear" w:color="auto" w:fill="auto"/>
            <w:vAlign w:val="center"/>
            <w:hideMark/>
          </w:tcPr>
          <w:p w:rsidR="00C545FD" w:rsidRPr="009C77C7" w:rsidRDefault="00C545FD" w:rsidP="00C545FD">
            <w:pPr>
              <w:jc w:val="center"/>
              <w:rPr>
                <w:color w:val="000000"/>
              </w:rPr>
            </w:pPr>
            <w:r w:rsidRPr="009C77C7">
              <w:rPr>
                <w:color w:val="000000"/>
              </w:rPr>
              <w:t>Mensuração</w:t>
            </w:r>
          </w:p>
        </w:tc>
        <w:tc>
          <w:tcPr>
            <w:tcW w:w="3755" w:type="dxa"/>
            <w:tcBorders>
              <w:top w:val="nil"/>
              <w:left w:val="nil"/>
              <w:bottom w:val="nil"/>
              <w:right w:val="single" w:sz="8" w:space="0" w:color="000000"/>
            </w:tcBorders>
            <w:shd w:val="clear" w:color="auto" w:fill="auto"/>
            <w:vAlign w:val="center"/>
            <w:hideMark/>
          </w:tcPr>
          <w:p w:rsidR="00C545FD" w:rsidRPr="009C77C7" w:rsidRDefault="00C545FD" w:rsidP="00C545FD">
            <w:pPr>
              <w:jc w:val="both"/>
              <w:rPr>
                <w:color w:val="000000"/>
              </w:rPr>
            </w:pPr>
            <w:r w:rsidRPr="009C77C7">
              <w:rPr>
                <w:color w:val="000000"/>
              </w:rPr>
              <w:t>Método de Avaliação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Custo ou Valor Justo</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single" w:sz="8" w:space="0" w:color="auto"/>
              <w:left w:val="nil"/>
              <w:bottom w:val="single" w:sz="8" w:space="0" w:color="auto"/>
              <w:right w:val="single" w:sz="8" w:space="0" w:color="000000"/>
            </w:tcBorders>
            <w:shd w:val="clear" w:color="auto" w:fill="auto"/>
            <w:vAlign w:val="center"/>
            <w:hideMark/>
          </w:tcPr>
          <w:p w:rsidR="00C545FD" w:rsidRPr="009C77C7" w:rsidRDefault="00C545FD" w:rsidP="00C545FD">
            <w:pPr>
              <w:jc w:val="both"/>
              <w:rPr>
                <w:color w:val="000000"/>
              </w:rPr>
            </w:pPr>
            <w:r w:rsidRPr="009C77C7">
              <w:rPr>
                <w:color w:val="000000"/>
              </w:rPr>
              <w:t>Critérios de Mensuração do Valor Contábil Bruto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Abrangência do método utilizado pela empresa como forma de avaliação</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Perdas Estimadas por Redução ao Valor Recuperável</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 xml:space="preserve">Teste de </w:t>
            </w:r>
            <w:r w:rsidRPr="009C77C7">
              <w:rPr>
                <w:i/>
                <w:iCs/>
                <w:color w:val="000000"/>
              </w:rPr>
              <w:t>impairment</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Reversão de Perda Estimada</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Registro de reversão de perdas estimadas</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Custos Estimado de Desmontagem, Remoção ou Restauração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Inclusão de custos secundários na contabilização</w:t>
            </w:r>
          </w:p>
        </w:tc>
      </w:tr>
      <w:tr w:rsidR="00C545FD" w:rsidRPr="009C77C7" w:rsidTr="00C545FD">
        <w:trPr>
          <w:trHeight w:val="28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Imobilizados com Valores Reavaliados</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Formas de reavaliação existentes</w:t>
            </w:r>
          </w:p>
        </w:tc>
      </w:tr>
      <w:tr w:rsidR="00C545FD" w:rsidRPr="009C77C7" w:rsidTr="00C545FD">
        <w:trPr>
          <w:trHeight w:val="285"/>
        </w:trPr>
        <w:tc>
          <w:tcPr>
            <w:tcW w:w="1500" w:type="dxa"/>
            <w:vMerge w:val="restart"/>
            <w:tcBorders>
              <w:top w:val="nil"/>
              <w:left w:val="single" w:sz="8" w:space="0" w:color="auto"/>
              <w:bottom w:val="single" w:sz="8" w:space="0" w:color="000000"/>
              <w:right w:val="single" w:sz="8" w:space="0" w:color="auto"/>
            </w:tcBorders>
            <w:shd w:val="clear" w:color="auto" w:fill="auto"/>
            <w:vAlign w:val="center"/>
            <w:hideMark/>
          </w:tcPr>
          <w:p w:rsidR="00C545FD" w:rsidRPr="009C77C7" w:rsidRDefault="00C545FD" w:rsidP="00C545FD">
            <w:pPr>
              <w:jc w:val="center"/>
              <w:rPr>
                <w:color w:val="000000"/>
              </w:rPr>
            </w:pPr>
            <w:r w:rsidRPr="009C77C7">
              <w:rPr>
                <w:color w:val="000000"/>
              </w:rPr>
              <w:t>Evidenciação</w:t>
            </w: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Classes de Ativos Imobilizados</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Classes mais utilizadas pelas empresas</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Métodos de Depreciação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Linear ou Método das Unidades Produzidas</w:t>
            </w:r>
          </w:p>
        </w:tc>
      </w:tr>
      <w:tr w:rsidR="00C545FD" w:rsidRPr="009C77C7" w:rsidTr="00C545FD">
        <w:trPr>
          <w:trHeight w:val="28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Vida Útil ou Taxa de Depreciação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Percentual de depreciação anual</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Conciliação do Valor Contábil no Início e Fim do período</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Movimentação das contas durante o exercício social</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Aquisições por Meio de Combinação de Negócios</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Aumento de Imobilizado decorrente de Combinação de negócios</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Variações Cambiais Líquidas</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Conversão de valores de empresas situadas no exterior</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Arrendamento Mercantil</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Aumento de Imobilizado decorrente de Arrendamento</w:t>
            </w:r>
          </w:p>
        </w:tc>
      </w:tr>
      <w:tr w:rsidR="00C545FD" w:rsidRPr="009C77C7" w:rsidTr="00C545FD">
        <w:trPr>
          <w:trHeight w:val="525"/>
        </w:trPr>
        <w:tc>
          <w:tcPr>
            <w:tcW w:w="1500" w:type="dxa"/>
            <w:vMerge/>
            <w:tcBorders>
              <w:top w:val="nil"/>
              <w:left w:val="single" w:sz="8" w:space="0" w:color="auto"/>
              <w:bottom w:val="single" w:sz="8" w:space="0" w:color="000000"/>
              <w:right w:val="single" w:sz="8" w:space="0" w:color="auto"/>
            </w:tcBorders>
            <w:vAlign w:val="center"/>
            <w:hideMark/>
          </w:tcPr>
          <w:p w:rsidR="00C545FD" w:rsidRPr="009C77C7" w:rsidRDefault="00C545FD" w:rsidP="00C545FD">
            <w:pPr>
              <w:rPr>
                <w:color w:val="000000"/>
              </w:rPr>
            </w:pPr>
          </w:p>
        </w:tc>
        <w:tc>
          <w:tcPr>
            <w:tcW w:w="3755"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Valor Residual</w:t>
            </w:r>
          </w:p>
        </w:tc>
        <w:tc>
          <w:tcPr>
            <w:tcW w:w="3827" w:type="dxa"/>
            <w:tcBorders>
              <w:top w:val="nil"/>
              <w:left w:val="nil"/>
              <w:bottom w:val="single" w:sz="8" w:space="0" w:color="auto"/>
              <w:right w:val="single" w:sz="8" w:space="0" w:color="auto"/>
            </w:tcBorders>
            <w:shd w:val="clear" w:color="auto" w:fill="auto"/>
            <w:vAlign w:val="center"/>
            <w:hideMark/>
          </w:tcPr>
          <w:p w:rsidR="00C545FD" w:rsidRPr="009C77C7" w:rsidRDefault="00C545FD" w:rsidP="00C545FD">
            <w:pPr>
              <w:jc w:val="both"/>
              <w:rPr>
                <w:color w:val="000000"/>
              </w:rPr>
            </w:pPr>
            <w:r w:rsidRPr="009C77C7">
              <w:rPr>
                <w:color w:val="000000"/>
              </w:rPr>
              <w:t>Valor de retorno do mercado do Imobilizado</w:t>
            </w:r>
          </w:p>
        </w:tc>
      </w:tr>
    </w:tbl>
    <w:p w:rsidR="00C545FD" w:rsidRPr="009C77C7" w:rsidRDefault="00C545FD" w:rsidP="00C545FD">
      <w:pPr>
        <w:jc w:val="both"/>
      </w:pPr>
      <w:r w:rsidRPr="009C77C7">
        <w:t>Fonte: Elaborados pelos autores, com base em Lima, Prazeres, Araújo, Araújo e Oliveira (201</w:t>
      </w:r>
      <w:r w:rsidR="001E05ED">
        <w:t>1</w:t>
      </w:r>
      <w:r w:rsidRPr="009C77C7">
        <w:t>).</w:t>
      </w:r>
    </w:p>
    <w:p w:rsidR="00C545FD" w:rsidRPr="009C77C7" w:rsidRDefault="00C545FD" w:rsidP="00C545FD">
      <w:pPr>
        <w:ind w:firstLine="708"/>
        <w:jc w:val="both"/>
        <w:rPr>
          <w:sz w:val="24"/>
          <w:szCs w:val="24"/>
        </w:rPr>
      </w:pPr>
    </w:p>
    <w:p w:rsidR="00C545FD" w:rsidRDefault="00C545FD" w:rsidP="00C545FD">
      <w:pPr>
        <w:ind w:firstLine="708"/>
        <w:jc w:val="both"/>
        <w:rPr>
          <w:sz w:val="24"/>
          <w:szCs w:val="24"/>
        </w:rPr>
      </w:pPr>
      <w:r w:rsidRPr="009C77C7">
        <w:rPr>
          <w:sz w:val="24"/>
          <w:szCs w:val="24"/>
        </w:rPr>
        <w:lastRenderedPageBreak/>
        <w:t xml:space="preserve">As informações de reconhecimento, mensuração e evidenciação apresentadas na Tabela 5 foram analisadas nas demonstrações financeiras das empresas, obtidas por meio do site da </w:t>
      </w:r>
      <w:r w:rsidR="00B748A9">
        <w:rPr>
          <w:sz w:val="24"/>
          <w:szCs w:val="24"/>
        </w:rPr>
        <w:t>BM&amp;FBovespa</w:t>
      </w:r>
      <w:r w:rsidR="00EC7290">
        <w:rPr>
          <w:sz w:val="24"/>
          <w:szCs w:val="24"/>
        </w:rPr>
        <w:t>.</w:t>
      </w:r>
      <w:r w:rsidR="00A05880">
        <w:rPr>
          <w:sz w:val="24"/>
          <w:szCs w:val="24"/>
        </w:rPr>
        <w:t xml:space="preserve"> Essas informações referem-se à</w:t>
      </w:r>
      <w:r w:rsidRPr="009C77C7">
        <w:rPr>
          <w:sz w:val="24"/>
          <w:szCs w:val="24"/>
        </w:rPr>
        <w:t>s principais práticas contábeis associadas ao ativo imobilizado e as mesmas foram utilizadas para realizar a verificação do nível de comparabilidade entre as empresas.</w:t>
      </w:r>
    </w:p>
    <w:p w:rsidR="001F2A95" w:rsidRDefault="001F2A95" w:rsidP="00C21527">
      <w:pPr>
        <w:ind w:firstLine="708"/>
        <w:jc w:val="both"/>
        <w:rPr>
          <w:sz w:val="24"/>
          <w:szCs w:val="24"/>
        </w:rPr>
      </w:pPr>
      <w:r>
        <w:rPr>
          <w:sz w:val="24"/>
          <w:szCs w:val="24"/>
        </w:rPr>
        <w:t xml:space="preserve">O nível de comparabilidade entre as empresas foi </w:t>
      </w:r>
      <w:r w:rsidR="00C21527">
        <w:rPr>
          <w:sz w:val="24"/>
          <w:szCs w:val="24"/>
        </w:rPr>
        <w:t>apurado</w:t>
      </w:r>
      <w:r>
        <w:rPr>
          <w:sz w:val="24"/>
          <w:szCs w:val="24"/>
        </w:rPr>
        <w:t xml:space="preserve"> por meio do índice H, </w:t>
      </w:r>
      <w:r w:rsidR="00C21527">
        <w:rPr>
          <w:sz w:val="24"/>
          <w:szCs w:val="24"/>
        </w:rPr>
        <w:t xml:space="preserve">que de acordo com Taplin (2004) </w:t>
      </w:r>
      <w:r w:rsidRPr="001F2A95">
        <w:rPr>
          <w:sz w:val="24"/>
          <w:szCs w:val="24"/>
        </w:rPr>
        <w:t>mede a probabilidade de selecionar</w:t>
      </w:r>
      <w:r w:rsidR="00D0310B">
        <w:rPr>
          <w:sz w:val="24"/>
          <w:szCs w:val="24"/>
        </w:rPr>
        <w:t xml:space="preserve"> </w:t>
      </w:r>
      <w:r w:rsidRPr="001F2A95">
        <w:rPr>
          <w:sz w:val="24"/>
          <w:szCs w:val="24"/>
        </w:rPr>
        <w:t xml:space="preserve">duas empresas </w:t>
      </w:r>
      <w:r w:rsidR="00C21527">
        <w:rPr>
          <w:sz w:val="24"/>
          <w:szCs w:val="24"/>
        </w:rPr>
        <w:t xml:space="preserve">de forma aleatória </w:t>
      </w:r>
      <w:r w:rsidRPr="001F2A95">
        <w:rPr>
          <w:sz w:val="24"/>
          <w:szCs w:val="24"/>
        </w:rPr>
        <w:t>de um mesmo país e essas empresas utilizarem os mesmos</w:t>
      </w:r>
      <w:r w:rsidR="00D0310B">
        <w:rPr>
          <w:sz w:val="24"/>
          <w:szCs w:val="24"/>
        </w:rPr>
        <w:t xml:space="preserve"> </w:t>
      </w:r>
      <w:r w:rsidRPr="001F2A95">
        <w:rPr>
          <w:sz w:val="24"/>
          <w:szCs w:val="24"/>
        </w:rPr>
        <w:t>métodos contábeis</w:t>
      </w:r>
      <w:r w:rsidR="00C21527">
        <w:rPr>
          <w:sz w:val="24"/>
          <w:szCs w:val="24"/>
        </w:rPr>
        <w:t xml:space="preserve">. O índice H é </w:t>
      </w:r>
      <w:r w:rsidR="00D44AF7">
        <w:rPr>
          <w:sz w:val="24"/>
          <w:szCs w:val="24"/>
        </w:rPr>
        <w:t>apurado</w:t>
      </w:r>
      <w:r w:rsidR="00C21527">
        <w:rPr>
          <w:sz w:val="24"/>
          <w:szCs w:val="24"/>
        </w:rPr>
        <w:t xml:space="preserve"> a partir da fórmula</w:t>
      </w:r>
      <w:r w:rsidR="00604FE0">
        <w:rPr>
          <w:sz w:val="24"/>
          <w:szCs w:val="24"/>
        </w:rPr>
        <w:t>:</w:t>
      </w:r>
    </w:p>
    <w:p w:rsidR="00604FE0" w:rsidRDefault="00604FE0" w:rsidP="00C21527">
      <w:pPr>
        <w:ind w:firstLine="708"/>
        <w:jc w:val="both"/>
        <w:rPr>
          <w:sz w:val="24"/>
          <w:szCs w:val="24"/>
        </w:rPr>
      </w:pPr>
    </w:p>
    <w:p w:rsidR="00604FE0" w:rsidRDefault="00604FE0" w:rsidP="00C21527">
      <w:pPr>
        <w:ind w:firstLine="708"/>
        <w:jc w:val="both"/>
        <w:rPr>
          <w:sz w:val="24"/>
          <w:szCs w:val="24"/>
        </w:rPr>
      </w:pPr>
      <w:r w:rsidRPr="00604FE0">
        <w:rPr>
          <w:noProof/>
          <w:sz w:val="24"/>
          <w:szCs w:val="24"/>
        </w:rPr>
        <w:drawing>
          <wp:inline distT="0" distB="0" distL="0" distR="0">
            <wp:extent cx="1743075" cy="752475"/>
            <wp:effectExtent l="19050" t="19050" r="28575" b="28575"/>
            <wp:docPr id="8" name="Imagem 3"/>
            <wp:cNvGraphicFramePr/>
            <a:graphic xmlns:a="http://schemas.openxmlformats.org/drawingml/2006/main">
              <a:graphicData uri="http://schemas.openxmlformats.org/drawingml/2006/picture">
                <pic:pic xmlns:pic="http://schemas.openxmlformats.org/drawingml/2006/picture">
                  <pic:nvPicPr>
                    <pic:cNvPr id="2" name="Imagem 1"/>
                    <pic:cNvPicPr/>
                  </pic:nvPicPr>
                  <pic:blipFill>
                    <a:blip r:embed="rId9"/>
                    <a:srcRect l="25199" r="44463" b="48988"/>
                    <a:stretch>
                      <a:fillRect/>
                    </a:stretch>
                  </pic:blipFill>
                  <pic:spPr bwMode="auto">
                    <a:xfrm>
                      <a:off x="0" y="0"/>
                      <a:ext cx="1743075" cy="752475"/>
                    </a:xfrm>
                    <a:prstGeom prst="rect">
                      <a:avLst/>
                    </a:prstGeom>
                    <a:noFill/>
                    <a:ln w="9525">
                      <a:solidFill>
                        <a:schemeClr val="tx1"/>
                      </a:solidFill>
                      <a:miter lim="800000"/>
                      <a:headEnd/>
                      <a:tailEnd/>
                    </a:ln>
                  </pic:spPr>
                </pic:pic>
              </a:graphicData>
            </a:graphic>
          </wp:inline>
        </w:drawing>
      </w:r>
    </w:p>
    <w:p w:rsidR="00D44AF7" w:rsidRDefault="00D44AF7" w:rsidP="00C21527">
      <w:pPr>
        <w:ind w:firstLine="708"/>
        <w:jc w:val="both"/>
        <w:rPr>
          <w:sz w:val="24"/>
          <w:szCs w:val="24"/>
        </w:rPr>
      </w:pPr>
    </w:p>
    <w:p w:rsidR="00604FE0" w:rsidRDefault="00604FE0" w:rsidP="00C21527">
      <w:pPr>
        <w:ind w:firstLine="708"/>
        <w:jc w:val="both"/>
        <w:rPr>
          <w:sz w:val="24"/>
          <w:szCs w:val="24"/>
        </w:rPr>
      </w:pPr>
      <w:r w:rsidRPr="00604FE0">
        <w:rPr>
          <w:sz w:val="24"/>
          <w:szCs w:val="24"/>
        </w:rPr>
        <w:t>Onde:</w:t>
      </w:r>
    </w:p>
    <w:p w:rsidR="00604FE0" w:rsidRDefault="00604FE0" w:rsidP="00C21527">
      <w:pPr>
        <w:ind w:firstLine="708"/>
        <w:jc w:val="both"/>
        <w:rPr>
          <w:sz w:val="24"/>
          <w:szCs w:val="24"/>
        </w:rPr>
      </w:pPr>
      <w:r w:rsidRPr="00D44AF7">
        <w:rPr>
          <w:i/>
          <w:sz w:val="24"/>
          <w:szCs w:val="24"/>
        </w:rPr>
        <w:t>n</w:t>
      </w:r>
      <w:r w:rsidRPr="00604FE0">
        <w:rPr>
          <w:sz w:val="24"/>
          <w:szCs w:val="24"/>
        </w:rPr>
        <w:t xml:space="preserve">: quantidade de métodos contábeis </w:t>
      </w:r>
      <w:r>
        <w:rPr>
          <w:sz w:val="24"/>
          <w:szCs w:val="24"/>
        </w:rPr>
        <w:t>analisados</w:t>
      </w:r>
      <w:r w:rsidR="00D44AF7">
        <w:rPr>
          <w:sz w:val="24"/>
          <w:szCs w:val="24"/>
        </w:rPr>
        <w:t>;</w:t>
      </w:r>
      <w:r w:rsidR="001A4869">
        <w:rPr>
          <w:sz w:val="24"/>
          <w:szCs w:val="24"/>
        </w:rPr>
        <w:t xml:space="preserve"> e</w:t>
      </w:r>
    </w:p>
    <w:p w:rsidR="00604FE0" w:rsidRDefault="00604FE0" w:rsidP="00C21527">
      <w:pPr>
        <w:ind w:firstLine="708"/>
        <w:jc w:val="both"/>
        <w:rPr>
          <w:sz w:val="24"/>
          <w:szCs w:val="24"/>
        </w:rPr>
      </w:pPr>
      <w:r w:rsidRPr="00D44AF7">
        <w:rPr>
          <w:i/>
          <w:sz w:val="24"/>
          <w:szCs w:val="24"/>
        </w:rPr>
        <w:t>Pi</w:t>
      </w:r>
      <w:r w:rsidRPr="00604FE0">
        <w:rPr>
          <w:sz w:val="24"/>
          <w:szCs w:val="24"/>
        </w:rPr>
        <w:t xml:space="preserve">: proporção de empresas do país que utiliza o método contábil </w:t>
      </w:r>
      <w:r w:rsidRPr="00D44AF7">
        <w:rPr>
          <w:i/>
          <w:sz w:val="24"/>
          <w:szCs w:val="24"/>
        </w:rPr>
        <w:t>i</w:t>
      </w:r>
      <w:r w:rsidRPr="00604FE0">
        <w:rPr>
          <w:sz w:val="24"/>
          <w:szCs w:val="24"/>
        </w:rPr>
        <w:t>.</w:t>
      </w:r>
    </w:p>
    <w:p w:rsidR="00C21527" w:rsidRDefault="00C21527" w:rsidP="00C21527">
      <w:pPr>
        <w:ind w:firstLine="708"/>
        <w:jc w:val="both"/>
        <w:rPr>
          <w:sz w:val="24"/>
          <w:szCs w:val="24"/>
        </w:rPr>
      </w:pPr>
    </w:p>
    <w:p w:rsidR="00F84B19" w:rsidRDefault="00D44AF7" w:rsidP="00CB7EEF">
      <w:pPr>
        <w:ind w:firstLine="708"/>
        <w:jc w:val="both"/>
        <w:rPr>
          <w:sz w:val="24"/>
          <w:szCs w:val="24"/>
        </w:rPr>
      </w:pPr>
      <w:r>
        <w:rPr>
          <w:sz w:val="24"/>
          <w:szCs w:val="24"/>
        </w:rPr>
        <w:t xml:space="preserve">A fórmula do índice H resulta em uma escala de 0 a 1, </w:t>
      </w:r>
      <w:r w:rsidR="00E85C0D">
        <w:rPr>
          <w:sz w:val="24"/>
          <w:szCs w:val="24"/>
        </w:rPr>
        <w:t>enquanto</w:t>
      </w:r>
      <w:r>
        <w:rPr>
          <w:sz w:val="24"/>
          <w:szCs w:val="24"/>
        </w:rPr>
        <w:t xml:space="preserve"> 1 representa o maior nível de comparabilidade e 0 que não há comparabilidade. Para distinguir em alta, média ou baixa comparabilidade são </w:t>
      </w:r>
      <w:r w:rsidR="00F84B19">
        <w:rPr>
          <w:sz w:val="24"/>
          <w:szCs w:val="24"/>
        </w:rPr>
        <w:t xml:space="preserve">utilizadas as escalas de </w:t>
      </w:r>
      <w:r w:rsidR="00F84B19" w:rsidRPr="00D0310B">
        <w:rPr>
          <w:sz w:val="24"/>
          <w:szCs w:val="24"/>
        </w:rPr>
        <w:t>Souza, Silva e Costa (2013), s</w:t>
      </w:r>
      <w:r w:rsidR="00F84B19">
        <w:rPr>
          <w:sz w:val="24"/>
          <w:szCs w:val="24"/>
        </w:rPr>
        <w:t>endo estas de 0,000 até 0,499 considerado baixa comparabilidade, de 0,500 até 0,699 comparabilidade média e de 0,700 a 1,000 alta comparabilidade.</w:t>
      </w:r>
      <w:r w:rsidR="00F84B19">
        <w:rPr>
          <w:sz w:val="24"/>
          <w:szCs w:val="24"/>
        </w:rPr>
        <w:tab/>
      </w:r>
      <w:r w:rsidR="001A4869">
        <w:rPr>
          <w:sz w:val="24"/>
          <w:szCs w:val="24"/>
        </w:rPr>
        <w:t>O indicador foi apurado por meio das seguintes escolhas contábeis:</w:t>
      </w:r>
    </w:p>
    <w:p w:rsidR="001A4869" w:rsidRPr="009C77C7" w:rsidRDefault="001A4869" w:rsidP="001A4869">
      <w:pPr>
        <w:pStyle w:val="PargrafodaLista"/>
        <w:numPr>
          <w:ilvl w:val="0"/>
          <w:numId w:val="5"/>
        </w:numPr>
        <w:suppressAutoHyphens w:val="0"/>
        <w:jc w:val="both"/>
        <w:rPr>
          <w:sz w:val="24"/>
          <w:szCs w:val="24"/>
        </w:rPr>
      </w:pPr>
      <w:r>
        <w:rPr>
          <w:sz w:val="24"/>
          <w:szCs w:val="24"/>
        </w:rPr>
        <w:t>Mensuração inicial;</w:t>
      </w:r>
    </w:p>
    <w:p w:rsidR="001A4869" w:rsidRPr="009C77C7" w:rsidRDefault="001A4869" w:rsidP="001A4869">
      <w:pPr>
        <w:pStyle w:val="PargrafodaLista"/>
        <w:numPr>
          <w:ilvl w:val="0"/>
          <w:numId w:val="5"/>
        </w:numPr>
        <w:suppressAutoHyphens w:val="0"/>
        <w:jc w:val="both"/>
        <w:rPr>
          <w:sz w:val="24"/>
          <w:szCs w:val="24"/>
        </w:rPr>
      </w:pPr>
      <w:r>
        <w:rPr>
          <w:sz w:val="24"/>
          <w:szCs w:val="24"/>
        </w:rPr>
        <w:t>Perdas estimadas;</w:t>
      </w:r>
    </w:p>
    <w:p w:rsidR="001A4869" w:rsidRDefault="001A4869" w:rsidP="001A4869">
      <w:pPr>
        <w:pStyle w:val="PargrafodaLista"/>
        <w:numPr>
          <w:ilvl w:val="0"/>
          <w:numId w:val="5"/>
        </w:numPr>
        <w:suppressAutoHyphens w:val="0"/>
        <w:jc w:val="both"/>
        <w:rPr>
          <w:sz w:val="24"/>
          <w:szCs w:val="24"/>
        </w:rPr>
      </w:pPr>
      <w:r>
        <w:rPr>
          <w:sz w:val="24"/>
          <w:szCs w:val="24"/>
        </w:rPr>
        <w:t>Método de depreciação</w:t>
      </w:r>
      <w:r w:rsidR="00A05880">
        <w:rPr>
          <w:sz w:val="24"/>
          <w:szCs w:val="24"/>
        </w:rPr>
        <w:t>;</w:t>
      </w:r>
    </w:p>
    <w:p w:rsidR="001A4869" w:rsidRDefault="001A4869" w:rsidP="001A4869">
      <w:pPr>
        <w:pStyle w:val="PargrafodaLista"/>
        <w:numPr>
          <w:ilvl w:val="0"/>
          <w:numId w:val="5"/>
        </w:numPr>
        <w:suppressAutoHyphens w:val="0"/>
        <w:jc w:val="both"/>
        <w:rPr>
          <w:sz w:val="24"/>
          <w:szCs w:val="24"/>
        </w:rPr>
      </w:pPr>
      <w:r w:rsidRPr="001A4869">
        <w:rPr>
          <w:sz w:val="24"/>
          <w:szCs w:val="24"/>
        </w:rPr>
        <w:t>Custos Estimado de Desmontagem, Remoção ou Restauração</w:t>
      </w:r>
      <w:r w:rsidR="00A05880">
        <w:rPr>
          <w:sz w:val="24"/>
          <w:szCs w:val="24"/>
        </w:rPr>
        <w:t>; e</w:t>
      </w:r>
    </w:p>
    <w:p w:rsidR="001A4869" w:rsidRPr="009C77C7" w:rsidRDefault="001A4869" w:rsidP="001A4869">
      <w:pPr>
        <w:pStyle w:val="PargrafodaLista"/>
        <w:numPr>
          <w:ilvl w:val="0"/>
          <w:numId w:val="5"/>
        </w:numPr>
        <w:suppressAutoHyphens w:val="0"/>
        <w:jc w:val="both"/>
        <w:rPr>
          <w:sz w:val="24"/>
          <w:szCs w:val="24"/>
        </w:rPr>
      </w:pPr>
      <w:r w:rsidRPr="001A4869">
        <w:rPr>
          <w:sz w:val="24"/>
          <w:szCs w:val="24"/>
        </w:rPr>
        <w:t>Imobilizado com Valores Reavaliados</w:t>
      </w:r>
    </w:p>
    <w:p w:rsidR="00F84B19" w:rsidRPr="009C77C7" w:rsidRDefault="00F84B19" w:rsidP="00C545FD">
      <w:pPr>
        <w:rPr>
          <w:sz w:val="24"/>
          <w:szCs w:val="24"/>
        </w:rPr>
      </w:pPr>
    </w:p>
    <w:p w:rsidR="00C545FD" w:rsidRPr="00B96F84" w:rsidRDefault="00E85C0D" w:rsidP="00C545FD">
      <w:pPr>
        <w:rPr>
          <w:b/>
          <w:sz w:val="24"/>
          <w:szCs w:val="24"/>
        </w:rPr>
      </w:pPr>
      <w:r w:rsidRPr="00B96F84">
        <w:rPr>
          <w:b/>
          <w:sz w:val="24"/>
          <w:szCs w:val="24"/>
        </w:rPr>
        <w:t>4</w:t>
      </w:r>
      <w:r w:rsidR="00BE194E" w:rsidRPr="00B96F84">
        <w:rPr>
          <w:b/>
          <w:sz w:val="24"/>
          <w:szCs w:val="24"/>
        </w:rPr>
        <w:t>.</w:t>
      </w:r>
      <w:r w:rsidRPr="00B96F84">
        <w:rPr>
          <w:b/>
          <w:sz w:val="24"/>
          <w:szCs w:val="24"/>
        </w:rPr>
        <w:t xml:space="preserve"> Análise Dos Resultados</w:t>
      </w:r>
    </w:p>
    <w:p w:rsidR="00C545FD" w:rsidRPr="009C77C7" w:rsidRDefault="00C545FD" w:rsidP="00C545FD">
      <w:pPr>
        <w:rPr>
          <w:sz w:val="24"/>
          <w:szCs w:val="24"/>
        </w:rPr>
      </w:pPr>
    </w:p>
    <w:p w:rsidR="00C545FD" w:rsidRPr="009C77C7" w:rsidRDefault="00C545FD" w:rsidP="00C545FD">
      <w:pPr>
        <w:ind w:firstLine="708"/>
        <w:jc w:val="both"/>
        <w:rPr>
          <w:sz w:val="24"/>
          <w:szCs w:val="24"/>
        </w:rPr>
      </w:pPr>
      <w:r w:rsidRPr="009C77C7">
        <w:rPr>
          <w:sz w:val="24"/>
          <w:szCs w:val="24"/>
        </w:rPr>
        <w:t>As empresas apresentam representatividade do ativo imobilizado de forma variável, conforme a sua atividade e a sua necessidade de aquisição de imobilizados</w:t>
      </w:r>
      <w:r w:rsidR="00634EC0">
        <w:rPr>
          <w:sz w:val="24"/>
          <w:szCs w:val="24"/>
        </w:rPr>
        <w:t>.</w:t>
      </w:r>
      <w:r w:rsidRPr="009C77C7">
        <w:rPr>
          <w:sz w:val="24"/>
          <w:szCs w:val="24"/>
        </w:rPr>
        <w:t xml:space="preserve"> A seguir, a Figura 1 relaciona a média anual de representatividade do ativo imobilizado em relação ao ativo tota</w:t>
      </w:r>
      <w:r w:rsidR="009C77C7" w:rsidRPr="009C77C7">
        <w:rPr>
          <w:sz w:val="24"/>
          <w:szCs w:val="24"/>
        </w:rPr>
        <w:t>l nos anos de 2014, 2015 e 2016.</w:t>
      </w:r>
    </w:p>
    <w:p w:rsidR="00C545FD" w:rsidRPr="009C77C7" w:rsidRDefault="00C545FD" w:rsidP="00C545FD">
      <w:pPr>
        <w:jc w:val="both"/>
        <w:rPr>
          <w:sz w:val="24"/>
          <w:szCs w:val="24"/>
        </w:rPr>
      </w:pPr>
    </w:p>
    <w:p w:rsidR="00C545FD" w:rsidRPr="009C77C7" w:rsidRDefault="00C545FD" w:rsidP="00C545FD">
      <w:pPr>
        <w:rPr>
          <w:sz w:val="24"/>
          <w:szCs w:val="24"/>
        </w:rPr>
      </w:pPr>
      <w:r w:rsidRPr="009C77C7">
        <w:lastRenderedPageBreak/>
        <w:t>Figura 1: Média de representatividade do ativo imobilizado.</w:t>
      </w:r>
      <w:r w:rsidR="00677B4A">
        <w:rPr>
          <w:noProof/>
          <w:sz w:val="24"/>
          <w:szCs w:val="24"/>
          <w:bdr w:val="single" w:sz="4" w:space="0" w:color="auto"/>
        </w:rPr>
        <w:drawing>
          <wp:inline distT="0" distB="0" distL="0" distR="0">
            <wp:extent cx="5612130" cy="2880360"/>
            <wp:effectExtent l="0" t="0" r="0" b="0"/>
            <wp:docPr id="4" name="Gráfico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545FD" w:rsidRPr="009C77C7" w:rsidRDefault="00C545FD" w:rsidP="00C545FD">
      <w:pPr>
        <w:jc w:val="both"/>
      </w:pPr>
      <w:r w:rsidRPr="009C77C7">
        <w:t>Fonte: Elaborado pelos autores.</w:t>
      </w:r>
    </w:p>
    <w:p w:rsidR="00C545FD" w:rsidRPr="009C77C7" w:rsidRDefault="00C545FD" w:rsidP="00C545FD">
      <w:pPr>
        <w:ind w:firstLine="708"/>
        <w:jc w:val="both"/>
        <w:rPr>
          <w:sz w:val="24"/>
          <w:szCs w:val="24"/>
        </w:rPr>
      </w:pPr>
    </w:p>
    <w:p w:rsidR="00C545FD" w:rsidRPr="009C77C7" w:rsidRDefault="00C545FD" w:rsidP="00C545FD">
      <w:pPr>
        <w:ind w:firstLine="708"/>
        <w:jc w:val="both"/>
        <w:rPr>
          <w:sz w:val="24"/>
          <w:szCs w:val="24"/>
        </w:rPr>
      </w:pPr>
      <w:r w:rsidRPr="009C77C7">
        <w:rPr>
          <w:sz w:val="24"/>
          <w:szCs w:val="24"/>
        </w:rPr>
        <w:t>A partir das informações apresentadas na Figura 1, observa-se que o setor com maior média de representatividade do ativo imobilizado em relação ao ativo total é o de Utilidade Pública, seguido pelo setor de Bens Industriais. O setor com menor média de representatividade é o Financeiro e Outros, acompanhado do setor de Saúde e do setor de Tecnologia da Informação e Telecomunicações. O setor financeiro classifica o seu ativo em maior parte no circulante, devido aos empréstimos, aplicações financeiras e das atividades relacionadas ao setor. Os setores que sofreram as menores alterações entre os anos foram o de consumo cíclico e o financeiro e outros, enquanto os que sofreram as maiores alterações foram os setores de Materiais Básicos e Bens Industriais.</w:t>
      </w:r>
    </w:p>
    <w:p w:rsidR="00EC7290" w:rsidRDefault="00C545FD" w:rsidP="00C545FD">
      <w:pPr>
        <w:ind w:firstLine="708"/>
        <w:jc w:val="both"/>
        <w:rPr>
          <w:sz w:val="24"/>
          <w:szCs w:val="24"/>
        </w:rPr>
      </w:pPr>
      <w:r w:rsidRPr="009C77C7">
        <w:rPr>
          <w:sz w:val="24"/>
          <w:szCs w:val="24"/>
        </w:rPr>
        <w:t>A relação entre a representatividade do imobilizado varia conforme os diferentes setores estudados e também entre as empresas de iguais setores, dessa forma, a Tabela 6 apresenta a apuração de índices estatísticos para melhor entendimento.</w:t>
      </w:r>
    </w:p>
    <w:p w:rsidR="00CB7EEF" w:rsidRPr="009C77C7" w:rsidRDefault="00CB7EEF" w:rsidP="00C545FD">
      <w:pPr>
        <w:ind w:firstLine="708"/>
        <w:jc w:val="both"/>
        <w:rPr>
          <w:sz w:val="24"/>
          <w:szCs w:val="24"/>
        </w:rPr>
      </w:pPr>
    </w:p>
    <w:p w:rsidR="00C545FD" w:rsidRPr="009C77C7" w:rsidRDefault="00C545FD" w:rsidP="00C545FD">
      <w:pPr>
        <w:jc w:val="both"/>
        <w:rPr>
          <w:sz w:val="24"/>
          <w:szCs w:val="24"/>
        </w:rPr>
      </w:pPr>
      <w:r w:rsidRPr="009C77C7">
        <w:t>Tabela 6: Análise da representatividade das empresas.</w:t>
      </w:r>
    </w:p>
    <w:tbl>
      <w:tblPr>
        <w:tblW w:w="9129" w:type="dxa"/>
        <w:tblInd w:w="53" w:type="dxa"/>
        <w:tblCellMar>
          <w:left w:w="70" w:type="dxa"/>
          <w:right w:w="70" w:type="dxa"/>
        </w:tblCellMar>
        <w:tblLook w:val="04A0"/>
      </w:tblPr>
      <w:tblGrid>
        <w:gridCol w:w="4027"/>
        <w:gridCol w:w="937"/>
        <w:gridCol w:w="911"/>
        <w:gridCol w:w="790"/>
        <w:gridCol w:w="1481"/>
        <w:gridCol w:w="985"/>
      </w:tblGrid>
      <w:tr w:rsidR="00EC7290" w:rsidRPr="009C77C7" w:rsidTr="000D7495">
        <w:trPr>
          <w:trHeight w:val="255"/>
        </w:trPr>
        <w:tc>
          <w:tcPr>
            <w:tcW w:w="4027" w:type="dxa"/>
            <w:tcBorders>
              <w:top w:val="single" w:sz="4" w:space="0" w:color="auto"/>
              <w:left w:val="nil"/>
              <w:bottom w:val="single" w:sz="4" w:space="0" w:color="auto"/>
              <w:right w:val="nil"/>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Setores</w:t>
            </w:r>
          </w:p>
        </w:tc>
        <w:tc>
          <w:tcPr>
            <w:tcW w:w="93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Máximo</w:t>
            </w:r>
          </w:p>
        </w:tc>
        <w:tc>
          <w:tcPr>
            <w:tcW w:w="91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Mínimo</w:t>
            </w:r>
          </w:p>
        </w:tc>
        <w:tc>
          <w:tcPr>
            <w:tcW w:w="789"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Média</w:t>
            </w:r>
          </w:p>
        </w:tc>
        <w:tc>
          <w:tcPr>
            <w:tcW w:w="148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Desvio</w:t>
            </w:r>
            <w:r w:rsidR="00EC7290" w:rsidRPr="009C77C7">
              <w:rPr>
                <w:b/>
                <w:bCs/>
                <w:color w:val="000000"/>
              </w:rPr>
              <w:t xml:space="preserve"> Padrão</w:t>
            </w:r>
          </w:p>
        </w:tc>
        <w:tc>
          <w:tcPr>
            <w:tcW w:w="984" w:type="dxa"/>
            <w:tcBorders>
              <w:top w:val="single" w:sz="4" w:space="0" w:color="auto"/>
              <w:left w:val="single" w:sz="4" w:space="0" w:color="auto"/>
              <w:bottom w:val="single" w:sz="4" w:space="0" w:color="auto"/>
              <w:right w:val="nil"/>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Variância</w:t>
            </w:r>
          </w:p>
        </w:tc>
      </w:tr>
      <w:tr w:rsidR="00EC7290" w:rsidRPr="009C77C7" w:rsidTr="000D7495">
        <w:trPr>
          <w:trHeight w:val="300"/>
        </w:trPr>
        <w:tc>
          <w:tcPr>
            <w:tcW w:w="4027" w:type="dxa"/>
            <w:tcBorders>
              <w:top w:val="single" w:sz="4" w:space="0" w:color="auto"/>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Bens Industriais</w:t>
            </w:r>
          </w:p>
        </w:tc>
        <w:tc>
          <w:tcPr>
            <w:tcW w:w="937" w:type="dxa"/>
            <w:tcBorders>
              <w:top w:val="single" w:sz="4" w:space="0" w:color="auto"/>
              <w:left w:val="single" w:sz="4" w:space="0" w:color="auto"/>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60,74%</w:t>
            </w:r>
          </w:p>
        </w:tc>
        <w:tc>
          <w:tcPr>
            <w:tcW w:w="911" w:type="dxa"/>
            <w:tcBorders>
              <w:top w:val="single" w:sz="4" w:space="0" w:color="auto"/>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17,37%</w:t>
            </w:r>
          </w:p>
        </w:tc>
        <w:tc>
          <w:tcPr>
            <w:tcW w:w="789" w:type="dxa"/>
            <w:tcBorders>
              <w:top w:val="single" w:sz="4" w:space="0" w:color="auto"/>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41,16%</w:t>
            </w:r>
          </w:p>
        </w:tc>
        <w:tc>
          <w:tcPr>
            <w:tcW w:w="1481" w:type="dxa"/>
            <w:tcBorders>
              <w:top w:val="single" w:sz="4" w:space="0" w:color="auto"/>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0,1768</w:t>
            </w:r>
          </w:p>
        </w:tc>
        <w:tc>
          <w:tcPr>
            <w:tcW w:w="984" w:type="dxa"/>
            <w:tcBorders>
              <w:top w:val="single" w:sz="4" w:space="0" w:color="auto"/>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0,0312</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Consumo Cíclico</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67,69%</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9,18%</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34,55%</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0,1902</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0,0362</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Consumo não Cíclico</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61,08%</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24,33%</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35,49%</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0,1148</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0,0132</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Financeiro e Outros</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6,43%</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0,39%</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2,34%</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0,0226</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0,0005</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Materiais Básicos</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42,24%</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16,34%</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29,13%</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0,0917</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0,0084</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Petróleo, Gás e Biocombustíveis</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44,00%</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4,09%</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24,93%</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0,1656</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0,0274</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Saúde</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17,79%</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1,51%</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9,18%</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0,0709</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0,0050</w:t>
            </w:r>
          </w:p>
        </w:tc>
      </w:tr>
      <w:tr w:rsidR="00EC7290" w:rsidRPr="009C77C7" w:rsidTr="000D7495">
        <w:trPr>
          <w:trHeight w:val="300"/>
        </w:trPr>
        <w:tc>
          <w:tcPr>
            <w:tcW w:w="4027" w:type="dxa"/>
            <w:tcBorders>
              <w:top w:val="nil"/>
              <w:left w:val="nil"/>
              <w:bottom w:val="nil"/>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Tecnologia da Informação e Telecomunicações</w:t>
            </w:r>
          </w:p>
        </w:tc>
        <w:tc>
          <w:tcPr>
            <w:tcW w:w="937"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31,98%</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0,10%</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9,68%</w:t>
            </w:r>
          </w:p>
        </w:tc>
        <w:tc>
          <w:tcPr>
            <w:tcW w:w="148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0,1235</w:t>
            </w:r>
          </w:p>
        </w:tc>
        <w:tc>
          <w:tcPr>
            <w:tcW w:w="984" w:type="dxa"/>
            <w:tcBorders>
              <w:top w:val="nil"/>
              <w:left w:val="single" w:sz="4" w:space="0" w:color="auto"/>
              <w:bottom w:val="nil"/>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0,0153</w:t>
            </w:r>
          </w:p>
        </w:tc>
      </w:tr>
      <w:tr w:rsidR="00EC7290" w:rsidRPr="009C77C7" w:rsidTr="000D7495">
        <w:trPr>
          <w:trHeight w:val="300"/>
        </w:trPr>
        <w:tc>
          <w:tcPr>
            <w:tcW w:w="402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rPr>
                <w:color w:val="000000"/>
              </w:rPr>
            </w:pPr>
            <w:r w:rsidRPr="009C77C7">
              <w:rPr>
                <w:color w:val="000000"/>
              </w:rPr>
              <w:t>Utilidade Pública</w:t>
            </w:r>
          </w:p>
        </w:tc>
        <w:tc>
          <w:tcPr>
            <w:tcW w:w="937" w:type="dxa"/>
            <w:tcBorders>
              <w:top w:val="nil"/>
              <w:left w:val="single" w:sz="4" w:space="0" w:color="auto"/>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70,97%</w:t>
            </w:r>
          </w:p>
        </w:tc>
        <w:tc>
          <w:tcPr>
            <w:tcW w:w="911"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22,63%</w:t>
            </w:r>
          </w:p>
        </w:tc>
        <w:tc>
          <w:tcPr>
            <w:tcW w:w="789" w:type="dxa"/>
            <w:tcBorders>
              <w:top w:val="nil"/>
              <w:left w:val="nil"/>
              <w:bottom w:val="nil"/>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50,17%</w:t>
            </w:r>
          </w:p>
        </w:tc>
        <w:tc>
          <w:tcPr>
            <w:tcW w:w="1481"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right"/>
              <w:rPr>
                <w:color w:val="000000"/>
              </w:rPr>
            </w:pPr>
            <w:r w:rsidRPr="009C77C7">
              <w:rPr>
                <w:color w:val="000000"/>
              </w:rPr>
              <w:t>0,1788</w:t>
            </w:r>
          </w:p>
        </w:tc>
        <w:tc>
          <w:tcPr>
            <w:tcW w:w="984"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right"/>
              <w:rPr>
                <w:color w:val="000000"/>
              </w:rPr>
            </w:pPr>
            <w:r w:rsidRPr="009C77C7">
              <w:rPr>
                <w:color w:val="000000"/>
              </w:rPr>
              <w:t>0,0320</w:t>
            </w:r>
          </w:p>
        </w:tc>
      </w:tr>
      <w:tr w:rsidR="00EC7290" w:rsidRPr="009C77C7" w:rsidTr="000D7495">
        <w:trPr>
          <w:trHeight w:val="255"/>
        </w:trPr>
        <w:tc>
          <w:tcPr>
            <w:tcW w:w="402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rPr>
                <w:b/>
                <w:bCs/>
                <w:color w:val="000000"/>
              </w:rPr>
            </w:pPr>
            <w:r w:rsidRPr="009C77C7">
              <w:rPr>
                <w:b/>
                <w:bCs/>
                <w:color w:val="000000"/>
              </w:rPr>
              <w:t>Análise Geral</w:t>
            </w:r>
          </w:p>
        </w:tc>
        <w:tc>
          <w:tcPr>
            <w:tcW w:w="937" w:type="dxa"/>
            <w:tcBorders>
              <w:top w:val="single" w:sz="4" w:space="0" w:color="auto"/>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70,97%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0,10%</w:t>
            </w:r>
          </w:p>
        </w:tc>
        <w:tc>
          <w:tcPr>
            <w:tcW w:w="789" w:type="dxa"/>
            <w:tcBorders>
              <w:top w:val="single" w:sz="4" w:space="0" w:color="auto"/>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26,29%</w:t>
            </w:r>
          </w:p>
        </w:tc>
        <w:tc>
          <w:tcPr>
            <w:tcW w:w="1481" w:type="dxa"/>
            <w:tcBorders>
              <w:top w:val="nil"/>
              <w:left w:val="single" w:sz="4" w:space="0" w:color="auto"/>
              <w:bottom w:val="single" w:sz="4" w:space="0" w:color="auto"/>
              <w:right w:val="single" w:sz="4" w:space="0" w:color="auto"/>
            </w:tcBorders>
            <w:shd w:val="clear" w:color="auto" w:fill="auto"/>
            <w:noWrap/>
            <w:vAlign w:val="bottom"/>
            <w:hideMark/>
          </w:tcPr>
          <w:p w:rsidR="00C545FD" w:rsidRPr="009C77C7" w:rsidRDefault="00C545FD" w:rsidP="00C545FD">
            <w:pPr>
              <w:jc w:val="right"/>
              <w:rPr>
                <w:b/>
                <w:bCs/>
                <w:color w:val="000000"/>
              </w:rPr>
            </w:pPr>
            <w:r w:rsidRPr="009C77C7">
              <w:rPr>
                <w:b/>
                <w:bCs/>
                <w:color w:val="000000"/>
              </w:rPr>
              <w:t>0,2046</w:t>
            </w:r>
          </w:p>
        </w:tc>
        <w:tc>
          <w:tcPr>
            <w:tcW w:w="984"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right"/>
              <w:rPr>
                <w:b/>
                <w:bCs/>
                <w:color w:val="000000"/>
              </w:rPr>
            </w:pPr>
            <w:r w:rsidRPr="009C77C7">
              <w:rPr>
                <w:b/>
                <w:bCs/>
                <w:color w:val="000000"/>
              </w:rPr>
              <w:t>0,0419</w:t>
            </w:r>
          </w:p>
        </w:tc>
      </w:tr>
    </w:tbl>
    <w:p w:rsidR="00C545FD" w:rsidRPr="009C77C7" w:rsidRDefault="00C545FD" w:rsidP="00C545FD">
      <w:pPr>
        <w:jc w:val="both"/>
      </w:pPr>
      <w:r w:rsidRPr="009C77C7">
        <w:t xml:space="preserve"> Fonte: Elaborados pelos autores.</w:t>
      </w:r>
    </w:p>
    <w:p w:rsidR="00C545FD" w:rsidRPr="009C77C7" w:rsidRDefault="00C545FD" w:rsidP="00C545FD">
      <w:pPr>
        <w:ind w:firstLine="708"/>
        <w:jc w:val="both"/>
        <w:rPr>
          <w:sz w:val="24"/>
          <w:szCs w:val="24"/>
        </w:rPr>
      </w:pPr>
    </w:p>
    <w:p w:rsidR="00C545FD" w:rsidRPr="009C77C7" w:rsidRDefault="00C545FD" w:rsidP="00C545FD">
      <w:pPr>
        <w:ind w:firstLine="708"/>
        <w:jc w:val="both"/>
        <w:rPr>
          <w:sz w:val="24"/>
          <w:szCs w:val="24"/>
        </w:rPr>
      </w:pPr>
      <w:r w:rsidRPr="009C77C7">
        <w:rPr>
          <w:sz w:val="24"/>
          <w:szCs w:val="24"/>
        </w:rPr>
        <w:lastRenderedPageBreak/>
        <w:t>Analisando a Tabela 6, pode-se observar que as empresas que apresentam o maior percentual de ativo imobilizado pertencem ao setor de Utilidade Pública, atingindo 70,97% do total de ativo da empresa, assim como a maior média por setor.</w:t>
      </w:r>
    </w:p>
    <w:p w:rsidR="00C545FD" w:rsidRPr="009C77C7" w:rsidRDefault="00C545FD" w:rsidP="00C545FD">
      <w:pPr>
        <w:ind w:firstLine="708"/>
        <w:jc w:val="both"/>
        <w:rPr>
          <w:sz w:val="24"/>
          <w:szCs w:val="24"/>
        </w:rPr>
      </w:pPr>
      <w:r w:rsidRPr="009C77C7">
        <w:rPr>
          <w:sz w:val="24"/>
          <w:szCs w:val="24"/>
        </w:rPr>
        <w:t>O setor Financeiro e Outros apresenta o menor índice de desvio padrão, ou seja, é o setor em que a representatividade das empresas no decorrer dos anos tende a estar próxim</w:t>
      </w:r>
      <w:r w:rsidR="002529D2">
        <w:rPr>
          <w:sz w:val="24"/>
          <w:szCs w:val="24"/>
        </w:rPr>
        <w:t>a</w:t>
      </w:r>
      <w:r w:rsidRPr="009C77C7">
        <w:rPr>
          <w:sz w:val="24"/>
          <w:szCs w:val="24"/>
        </w:rPr>
        <w:t xml:space="preserve"> da média do setor, enquanto o maior desvio pertence ao setor de consumo cíclico. A variância acompanha o desvio padrão, portanto o setor que apresentou a maior variância foi o de consumo cíclico e a menor foi o setor Financeiro e Outros.</w:t>
      </w:r>
    </w:p>
    <w:p w:rsidR="00C545FD" w:rsidRPr="009C77C7" w:rsidRDefault="00C545FD" w:rsidP="00C545FD">
      <w:pPr>
        <w:ind w:firstLine="708"/>
        <w:jc w:val="both"/>
        <w:rPr>
          <w:sz w:val="24"/>
          <w:szCs w:val="24"/>
        </w:rPr>
      </w:pPr>
      <w:r w:rsidRPr="009C77C7">
        <w:rPr>
          <w:sz w:val="24"/>
          <w:szCs w:val="24"/>
        </w:rPr>
        <w:t xml:space="preserve">As empresas apresentam classes diferentes na evidenciação de seus imobilizados, </w:t>
      </w:r>
      <w:r w:rsidR="001A4869">
        <w:rPr>
          <w:sz w:val="24"/>
          <w:szCs w:val="24"/>
        </w:rPr>
        <w:t>de modo que</w:t>
      </w:r>
      <w:r w:rsidRPr="009C77C7">
        <w:rPr>
          <w:sz w:val="24"/>
          <w:szCs w:val="24"/>
        </w:rPr>
        <w:t xml:space="preserve"> iguais setores tendem a ter contas similares decorrentes das suas atividades e do uso do imobilizado. Não existe limitação de quantidade de classes e as empresas selecionadas apresentaram 64 nomenclaturas e divisões diferentes, sendo que as mais comuns são apresentadas na Tabela 7</w:t>
      </w:r>
      <w:r w:rsidR="00EC7290">
        <w:rPr>
          <w:sz w:val="24"/>
          <w:szCs w:val="24"/>
        </w:rPr>
        <w:t>.</w:t>
      </w:r>
    </w:p>
    <w:p w:rsidR="00C545FD" w:rsidRPr="009C77C7" w:rsidRDefault="00C545FD" w:rsidP="00C545FD">
      <w:pPr>
        <w:ind w:firstLine="708"/>
        <w:jc w:val="both"/>
        <w:rPr>
          <w:sz w:val="24"/>
          <w:szCs w:val="24"/>
        </w:rPr>
      </w:pPr>
    </w:p>
    <w:p w:rsidR="00C545FD" w:rsidRPr="009C77C7" w:rsidRDefault="00C545FD" w:rsidP="00C545FD">
      <w:pPr>
        <w:jc w:val="both"/>
      </w:pPr>
      <w:r w:rsidRPr="009C77C7">
        <w:t>Tabela 7: Classes comuns entre os setores.</w:t>
      </w:r>
    </w:p>
    <w:tbl>
      <w:tblPr>
        <w:tblW w:w="9089" w:type="dxa"/>
        <w:tblInd w:w="53" w:type="dxa"/>
        <w:tblCellMar>
          <w:left w:w="70" w:type="dxa"/>
          <w:right w:w="70" w:type="dxa"/>
        </w:tblCellMar>
        <w:tblLook w:val="04A0"/>
      </w:tblPr>
      <w:tblGrid>
        <w:gridCol w:w="3557"/>
        <w:gridCol w:w="690"/>
        <w:gridCol w:w="760"/>
        <w:gridCol w:w="860"/>
        <w:gridCol w:w="760"/>
        <w:gridCol w:w="760"/>
        <w:gridCol w:w="760"/>
        <w:gridCol w:w="942"/>
      </w:tblGrid>
      <w:tr w:rsidR="00C545FD" w:rsidRPr="009C77C7" w:rsidTr="00FC6B6B">
        <w:trPr>
          <w:cantSplit/>
          <w:trHeight w:val="1507"/>
        </w:trPr>
        <w:tc>
          <w:tcPr>
            <w:tcW w:w="3557"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C545FD" w:rsidRPr="009C77C7" w:rsidRDefault="00C545FD" w:rsidP="00C545FD">
            <w:pPr>
              <w:jc w:val="center"/>
              <w:rPr>
                <w:b/>
                <w:bCs/>
                <w:color w:val="000000"/>
              </w:rPr>
            </w:pPr>
            <w:r w:rsidRPr="009C77C7">
              <w:rPr>
                <w:b/>
                <w:bCs/>
                <w:color w:val="000000"/>
              </w:rPr>
              <w:t>Setor</w:t>
            </w:r>
          </w:p>
        </w:tc>
        <w:tc>
          <w:tcPr>
            <w:tcW w:w="69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Móveis e utensílios</w:t>
            </w:r>
          </w:p>
        </w:tc>
        <w:tc>
          <w:tcPr>
            <w:tcW w:w="76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Em Andamento</w:t>
            </w:r>
          </w:p>
        </w:tc>
        <w:tc>
          <w:tcPr>
            <w:tcW w:w="86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Máquinas e Equipamentos</w:t>
            </w:r>
          </w:p>
        </w:tc>
        <w:tc>
          <w:tcPr>
            <w:tcW w:w="76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Imóveis</w:t>
            </w:r>
          </w:p>
        </w:tc>
        <w:tc>
          <w:tcPr>
            <w:tcW w:w="76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Terrenos</w:t>
            </w:r>
          </w:p>
        </w:tc>
        <w:tc>
          <w:tcPr>
            <w:tcW w:w="760" w:type="dxa"/>
            <w:tcBorders>
              <w:top w:val="single" w:sz="4" w:space="0" w:color="auto"/>
              <w:left w:val="nil"/>
              <w:bottom w:val="single" w:sz="4" w:space="0" w:color="auto"/>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Veículos</w:t>
            </w:r>
          </w:p>
        </w:tc>
        <w:tc>
          <w:tcPr>
            <w:tcW w:w="942" w:type="dxa"/>
            <w:tcBorders>
              <w:top w:val="single" w:sz="4" w:space="0" w:color="auto"/>
              <w:left w:val="nil"/>
              <w:bottom w:val="single" w:sz="4" w:space="0" w:color="auto"/>
              <w:right w:val="nil"/>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Equipamentos de Informática</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Bens Industriais</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80%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942" w:type="dxa"/>
            <w:tcBorders>
              <w:top w:val="nil"/>
              <w:left w:val="nil"/>
              <w:bottom w:val="single" w:sz="4" w:space="0" w:color="auto"/>
              <w:right w:val="nil"/>
            </w:tcBorders>
            <w:shd w:val="clear" w:color="auto" w:fill="auto"/>
            <w:noWrap/>
            <w:vAlign w:val="bottom"/>
            <w:hideMark/>
          </w:tcPr>
          <w:p w:rsidR="00C545FD" w:rsidRPr="009C77C7" w:rsidRDefault="00C545FD" w:rsidP="009C77C7">
            <w:pPr>
              <w:jc w:val="center"/>
              <w:rPr>
                <w:color w:val="000000"/>
              </w:rPr>
            </w:pPr>
            <w:r w:rsidRPr="009C77C7">
              <w:rPr>
                <w:color w:val="000000"/>
              </w:rPr>
              <w:t>40%</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Consumo Cíclico</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80</w:t>
            </w:r>
            <w:r w:rsidR="00C545FD" w:rsidRPr="009C77C7">
              <w:rPr>
                <w:color w:val="000000"/>
              </w:rPr>
              <w:t>%</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40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942" w:type="dxa"/>
            <w:tcBorders>
              <w:top w:val="nil"/>
              <w:left w:val="nil"/>
              <w:bottom w:val="single" w:sz="4" w:space="0" w:color="auto"/>
              <w:right w:val="nil"/>
            </w:tcBorders>
            <w:shd w:val="clear" w:color="auto" w:fill="auto"/>
            <w:noWrap/>
            <w:vAlign w:val="bottom"/>
            <w:hideMark/>
          </w:tcPr>
          <w:p w:rsidR="00C545FD" w:rsidRPr="009C77C7" w:rsidRDefault="009C77C7" w:rsidP="009C77C7">
            <w:pPr>
              <w:jc w:val="center"/>
              <w:rPr>
                <w:color w:val="000000"/>
              </w:rPr>
            </w:pPr>
            <w:r w:rsidRPr="009C77C7">
              <w:rPr>
                <w:color w:val="000000"/>
              </w:rPr>
              <w:t>20</w:t>
            </w:r>
            <w:r w:rsidR="00C545FD" w:rsidRPr="009C77C7">
              <w:rPr>
                <w:color w:val="000000"/>
              </w:rPr>
              <w:t>%</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Consumo não Cíclico</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w:t>
            </w:r>
            <w:r w:rsidR="00C545FD" w:rsidRPr="009C77C7">
              <w:rPr>
                <w:color w:val="000000"/>
              </w:rPr>
              <w:t>0%</w:t>
            </w:r>
          </w:p>
        </w:tc>
        <w:tc>
          <w:tcPr>
            <w:tcW w:w="942" w:type="dxa"/>
            <w:tcBorders>
              <w:top w:val="nil"/>
              <w:left w:val="nil"/>
              <w:bottom w:val="single" w:sz="4" w:space="0" w:color="auto"/>
              <w:right w:val="nil"/>
            </w:tcBorders>
            <w:shd w:val="clear" w:color="auto" w:fill="auto"/>
            <w:noWrap/>
            <w:vAlign w:val="bottom"/>
            <w:hideMark/>
          </w:tcPr>
          <w:p w:rsidR="00C545FD" w:rsidRPr="009C77C7" w:rsidRDefault="009C77C7" w:rsidP="009C77C7">
            <w:pPr>
              <w:jc w:val="center"/>
              <w:rPr>
                <w:color w:val="000000"/>
              </w:rPr>
            </w:pPr>
            <w:r w:rsidRPr="009C77C7">
              <w:rPr>
                <w:color w:val="000000"/>
              </w:rPr>
              <w:t>40</w:t>
            </w:r>
            <w:r w:rsidR="00C545FD" w:rsidRPr="009C77C7">
              <w:rPr>
                <w:color w:val="000000"/>
              </w:rPr>
              <w:t>%</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Financeiro e Outros</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40</w:t>
            </w:r>
            <w:r w:rsidR="00C545FD" w:rsidRPr="009C77C7">
              <w:rPr>
                <w:color w:val="000000"/>
              </w:rPr>
              <w:t>%</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40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60</w:t>
            </w:r>
            <w:r w:rsidR="00C545FD" w:rsidRPr="009C77C7">
              <w:rPr>
                <w:color w:val="000000"/>
              </w:rPr>
              <w:t>%</w:t>
            </w:r>
          </w:p>
        </w:tc>
        <w:tc>
          <w:tcPr>
            <w:tcW w:w="942" w:type="dxa"/>
            <w:tcBorders>
              <w:top w:val="nil"/>
              <w:left w:val="nil"/>
              <w:bottom w:val="single" w:sz="4" w:space="0" w:color="auto"/>
              <w:right w:val="nil"/>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Materiais Básicos</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60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100</w:t>
            </w:r>
            <w:r w:rsidR="00C545FD" w:rsidRPr="009C77C7">
              <w:rPr>
                <w:color w:val="000000"/>
              </w:rPr>
              <w:t>%</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80%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w:t>
            </w:r>
            <w:r w:rsidR="00C545FD" w:rsidRPr="009C77C7">
              <w:rPr>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40%</w:t>
            </w:r>
          </w:p>
        </w:tc>
        <w:tc>
          <w:tcPr>
            <w:tcW w:w="942" w:type="dxa"/>
            <w:tcBorders>
              <w:top w:val="nil"/>
              <w:left w:val="nil"/>
              <w:bottom w:val="single" w:sz="4" w:space="0" w:color="auto"/>
              <w:right w:val="nil"/>
            </w:tcBorders>
            <w:shd w:val="clear" w:color="auto" w:fill="auto"/>
            <w:noWrap/>
            <w:vAlign w:val="bottom"/>
            <w:hideMark/>
          </w:tcPr>
          <w:p w:rsidR="00C545FD" w:rsidRPr="009C77C7" w:rsidRDefault="009C77C7" w:rsidP="00C545FD">
            <w:pPr>
              <w:jc w:val="center"/>
              <w:rPr>
                <w:color w:val="000000"/>
              </w:rPr>
            </w:pPr>
            <w:r w:rsidRPr="009C77C7">
              <w:rPr>
                <w:color w:val="000000"/>
              </w:rPr>
              <w:t>0</w:t>
            </w:r>
            <w:r w:rsidR="00C545FD" w:rsidRPr="009C77C7">
              <w:rPr>
                <w:color w:val="000000"/>
              </w:rPr>
              <w:t>%</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Petróleo, Gás e Biocombustíveis</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6</w:t>
            </w:r>
            <w:r w:rsidR="00C545FD" w:rsidRPr="009C77C7">
              <w:rPr>
                <w:color w:val="000000"/>
              </w:rPr>
              <w:t>7%</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67</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C545FD">
            <w:pPr>
              <w:jc w:val="center"/>
              <w:rPr>
                <w:color w:val="000000"/>
              </w:rPr>
            </w:pPr>
            <w:r w:rsidRPr="009C77C7">
              <w:rPr>
                <w:color w:val="000000"/>
              </w:rPr>
              <w:t>6</w:t>
            </w:r>
            <w:r w:rsidR="00C545FD" w:rsidRPr="009C77C7">
              <w:rPr>
                <w:color w:val="000000"/>
              </w:rPr>
              <w:t>7%</w:t>
            </w:r>
          </w:p>
        </w:tc>
        <w:tc>
          <w:tcPr>
            <w:tcW w:w="942" w:type="dxa"/>
            <w:tcBorders>
              <w:top w:val="nil"/>
              <w:left w:val="nil"/>
              <w:bottom w:val="single" w:sz="4" w:space="0" w:color="auto"/>
              <w:right w:val="nil"/>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Saúde</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75</w:t>
            </w:r>
            <w:r w:rsidR="00C545FD" w:rsidRPr="009C77C7">
              <w:rPr>
                <w:color w:val="000000"/>
              </w:rPr>
              <w:t>%</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100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50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50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75</w:t>
            </w:r>
            <w:r w:rsidR="00C545FD" w:rsidRPr="009C77C7">
              <w:rPr>
                <w:color w:val="000000"/>
              </w:rPr>
              <w:t>%</w:t>
            </w:r>
          </w:p>
        </w:tc>
        <w:tc>
          <w:tcPr>
            <w:tcW w:w="942" w:type="dxa"/>
            <w:tcBorders>
              <w:top w:val="nil"/>
              <w:left w:val="nil"/>
              <w:bottom w:val="single" w:sz="4" w:space="0" w:color="auto"/>
              <w:right w:val="nil"/>
            </w:tcBorders>
            <w:shd w:val="clear" w:color="auto" w:fill="auto"/>
            <w:noWrap/>
            <w:vAlign w:val="bottom"/>
            <w:hideMark/>
          </w:tcPr>
          <w:p w:rsidR="00C545FD" w:rsidRPr="009C77C7" w:rsidRDefault="009C77C7" w:rsidP="00C545FD">
            <w:pPr>
              <w:jc w:val="center"/>
              <w:rPr>
                <w:color w:val="000000"/>
              </w:rPr>
            </w:pPr>
            <w:r w:rsidRPr="009C77C7">
              <w:rPr>
                <w:color w:val="000000"/>
              </w:rPr>
              <w:t>50</w:t>
            </w:r>
            <w:r w:rsidR="00C545FD" w:rsidRPr="009C77C7">
              <w:rPr>
                <w:color w:val="000000"/>
              </w:rPr>
              <w:t>%</w:t>
            </w:r>
          </w:p>
        </w:tc>
      </w:tr>
      <w:tr w:rsidR="00C545FD" w:rsidRPr="009C77C7" w:rsidTr="009C77C7">
        <w:trPr>
          <w:trHeight w:val="510"/>
        </w:trPr>
        <w:tc>
          <w:tcPr>
            <w:tcW w:w="3557" w:type="dxa"/>
            <w:tcBorders>
              <w:top w:val="nil"/>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Tecnologia da Informação e Telecomunicações</w:t>
            </w:r>
          </w:p>
        </w:tc>
        <w:tc>
          <w:tcPr>
            <w:tcW w:w="69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C545FD">
            <w:pPr>
              <w:jc w:val="center"/>
              <w:rPr>
                <w:color w:val="000000"/>
              </w:rPr>
            </w:pPr>
            <w:r w:rsidRPr="009C77C7">
              <w:rPr>
                <w:color w:val="000000"/>
              </w:rPr>
              <w:t>75</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C545FD">
            <w:pPr>
              <w:jc w:val="center"/>
              <w:rPr>
                <w:color w:val="000000"/>
              </w:rPr>
            </w:pPr>
            <w:r w:rsidRPr="009C77C7">
              <w:rPr>
                <w:color w:val="000000"/>
              </w:rPr>
              <w:t>50</w:t>
            </w:r>
            <w:r w:rsidR="00C545FD" w:rsidRPr="009C77C7">
              <w:rPr>
                <w:color w:val="000000"/>
              </w:rPr>
              <w:t>%</w:t>
            </w:r>
          </w:p>
        </w:tc>
        <w:tc>
          <w:tcPr>
            <w:tcW w:w="86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C545FD">
            <w:pPr>
              <w:jc w:val="center"/>
              <w:rPr>
                <w:color w:val="000000"/>
              </w:rPr>
            </w:pPr>
            <w:r w:rsidRPr="009C77C7">
              <w:rPr>
                <w:color w:val="000000"/>
              </w:rPr>
              <w:t>75</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C545FD">
            <w:pPr>
              <w:jc w:val="center"/>
              <w:rPr>
                <w:color w:val="000000"/>
              </w:rPr>
            </w:pPr>
            <w:r w:rsidRPr="009C77C7">
              <w:rPr>
                <w:color w:val="000000"/>
              </w:rPr>
              <w:t>25</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9C77C7">
            <w:pPr>
              <w:jc w:val="center"/>
              <w:rPr>
                <w:color w:val="000000"/>
              </w:rPr>
            </w:pPr>
            <w:r w:rsidRPr="009C77C7">
              <w:rPr>
                <w:color w:val="000000"/>
              </w:rPr>
              <w:t>25</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center"/>
            <w:hideMark/>
          </w:tcPr>
          <w:p w:rsidR="00C545FD" w:rsidRPr="009C77C7" w:rsidRDefault="009C77C7" w:rsidP="009C77C7">
            <w:pPr>
              <w:jc w:val="center"/>
              <w:rPr>
                <w:color w:val="000000"/>
              </w:rPr>
            </w:pPr>
            <w:r w:rsidRPr="009C77C7">
              <w:rPr>
                <w:color w:val="000000"/>
              </w:rPr>
              <w:t>50</w:t>
            </w:r>
            <w:r w:rsidR="00C545FD" w:rsidRPr="009C77C7">
              <w:rPr>
                <w:color w:val="000000"/>
              </w:rPr>
              <w:t>%</w:t>
            </w:r>
          </w:p>
        </w:tc>
        <w:tc>
          <w:tcPr>
            <w:tcW w:w="942" w:type="dxa"/>
            <w:tcBorders>
              <w:top w:val="nil"/>
              <w:left w:val="nil"/>
              <w:bottom w:val="single" w:sz="4" w:space="0" w:color="auto"/>
              <w:right w:val="nil"/>
            </w:tcBorders>
            <w:shd w:val="clear" w:color="auto" w:fill="auto"/>
            <w:noWrap/>
            <w:vAlign w:val="center"/>
            <w:hideMark/>
          </w:tcPr>
          <w:p w:rsidR="00C545FD" w:rsidRPr="009C77C7" w:rsidRDefault="009C77C7" w:rsidP="009C77C7">
            <w:pPr>
              <w:jc w:val="center"/>
              <w:rPr>
                <w:color w:val="000000"/>
              </w:rPr>
            </w:pPr>
            <w:r w:rsidRPr="009C77C7">
              <w:rPr>
                <w:color w:val="000000"/>
              </w:rPr>
              <w:t>25</w:t>
            </w:r>
            <w:r w:rsidR="00C545FD" w:rsidRPr="009C77C7">
              <w:rPr>
                <w:color w:val="000000"/>
              </w:rPr>
              <w:t>%</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Utilidade Pública</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80</w:t>
            </w:r>
            <w:r w:rsidR="00C545FD" w:rsidRPr="009C77C7">
              <w:rPr>
                <w:color w:val="000000"/>
              </w:rPr>
              <w:t>%</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100%</w:t>
            </w:r>
          </w:p>
        </w:tc>
        <w:tc>
          <w:tcPr>
            <w:tcW w:w="942" w:type="dxa"/>
            <w:tcBorders>
              <w:top w:val="nil"/>
              <w:left w:val="nil"/>
              <w:bottom w:val="single" w:sz="4" w:space="0" w:color="auto"/>
              <w:right w:val="nil"/>
            </w:tcBorders>
            <w:shd w:val="clear" w:color="auto" w:fill="auto"/>
            <w:noWrap/>
            <w:vAlign w:val="bottom"/>
            <w:hideMark/>
          </w:tcPr>
          <w:p w:rsidR="00C545FD" w:rsidRPr="009C77C7" w:rsidRDefault="009C77C7" w:rsidP="009C77C7">
            <w:pPr>
              <w:jc w:val="center"/>
              <w:rPr>
                <w:color w:val="000000"/>
              </w:rPr>
            </w:pPr>
            <w:r w:rsidRPr="009C77C7">
              <w:rPr>
                <w:color w:val="000000"/>
              </w:rPr>
              <w:t>20</w:t>
            </w:r>
            <w:r w:rsidR="00C545FD" w:rsidRPr="009C77C7">
              <w:rPr>
                <w:color w:val="000000"/>
              </w:rPr>
              <w:t>%</w:t>
            </w:r>
          </w:p>
        </w:tc>
      </w:tr>
      <w:tr w:rsidR="00C545FD" w:rsidRPr="009C77C7" w:rsidTr="009C77C7">
        <w:trPr>
          <w:trHeight w:val="300"/>
        </w:trPr>
        <w:tc>
          <w:tcPr>
            <w:tcW w:w="355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b/>
                <w:bCs/>
                <w:color w:val="000000"/>
              </w:rPr>
            </w:pPr>
            <w:r w:rsidRPr="009C77C7">
              <w:rPr>
                <w:b/>
                <w:bCs/>
                <w:color w:val="000000"/>
              </w:rPr>
              <w:t>Análise Geral</w:t>
            </w:r>
          </w:p>
        </w:tc>
        <w:tc>
          <w:tcPr>
            <w:tcW w:w="69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82,9%</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82,9%</w:t>
            </w:r>
          </w:p>
        </w:tc>
        <w:tc>
          <w:tcPr>
            <w:tcW w:w="8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80,5%</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70,7%</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68,3%</w:t>
            </w:r>
          </w:p>
        </w:tc>
        <w:tc>
          <w:tcPr>
            <w:tcW w:w="76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68,3%</w:t>
            </w:r>
          </w:p>
        </w:tc>
        <w:tc>
          <w:tcPr>
            <w:tcW w:w="942"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b/>
                <w:bCs/>
                <w:color w:val="000000"/>
              </w:rPr>
            </w:pPr>
            <w:r w:rsidRPr="009C77C7">
              <w:rPr>
                <w:b/>
                <w:bCs/>
                <w:color w:val="000000"/>
              </w:rPr>
              <w:t>41,5%</w:t>
            </w:r>
          </w:p>
        </w:tc>
      </w:tr>
    </w:tbl>
    <w:p w:rsidR="00C545FD" w:rsidRPr="009C77C7" w:rsidRDefault="00C545FD" w:rsidP="00C545FD">
      <w:pPr>
        <w:jc w:val="both"/>
      </w:pPr>
      <w:r w:rsidRPr="009C77C7">
        <w:t xml:space="preserve"> Fonte: Elaborado pelos autores.</w:t>
      </w:r>
    </w:p>
    <w:p w:rsidR="00C545FD" w:rsidRPr="009C77C7" w:rsidRDefault="00C545FD" w:rsidP="00C545FD">
      <w:pPr>
        <w:ind w:firstLine="708"/>
        <w:jc w:val="both"/>
        <w:rPr>
          <w:sz w:val="24"/>
          <w:szCs w:val="24"/>
        </w:rPr>
      </w:pPr>
    </w:p>
    <w:p w:rsidR="00C545FD" w:rsidRPr="009C77C7" w:rsidRDefault="00E85C0D" w:rsidP="00C545FD">
      <w:pPr>
        <w:ind w:firstLine="708"/>
        <w:jc w:val="both"/>
        <w:rPr>
          <w:sz w:val="24"/>
          <w:szCs w:val="24"/>
        </w:rPr>
      </w:pPr>
      <w:r>
        <w:rPr>
          <w:sz w:val="24"/>
          <w:szCs w:val="24"/>
        </w:rPr>
        <w:t>A</w:t>
      </w:r>
      <w:r w:rsidR="00C545FD" w:rsidRPr="009C77C7">
        <w:rPr>
          <w:sz w:val="24"/>
          <w:szCs w:val="24"/>
        </w:rPr>
        <w:t xml:space="preserve"> Tabela </w:t>
      </w:r>
      <w:r w:rsidR="002529D2">
        <w:rPr>
          <w:sz w:val="24"/>
          <w:szCs w:val="24"/>
        </w:rPr>
        <w:t>7</w:t>
      </w:r>
      <w:r w:rsidR="00C545FD" w:rsidRPr="009C77C7">
        <w:rPr>
          <w:sz w:val="24"/>
          <w:szCs w:val="24"/>
        </w:rPr>
        <w:t xml:space="preserve"> apresenta as sete classes mais utilizadas pelas empresas estudadas. A Classe mais comum entre as empresas é a de Móveis e Utensílios e de Imobilizado em Andamento, conforme a Tabela 7, 82,9% das empresas analisadas utiliza essa classificação. </w:t>
      </w:r>
    </w:p>
    <w:p w:rsidR="00C545FD" w:rsidRPr="009C77C7" w:rsidRDefault="00C545FD" w:rsidP="00C545FD">
      <w:pPr>
        <w:ind w:firstLine="708"/>
        <w:jc w:val="both"/>
        <w:rPr>
          <w:sz w:val="24"/>
          <w:szCs w:val="24"/>
        </w:rPr>
      </w:pPr>
      <w:r w:rsidRPr="009C77C7">
        <w:rPr>
          <w:sz w:val="24"/>
          <w:szCs w:val="24"/>
        </w:rPr>
        <w:t xml:space="preserve">A empresa </w:t>
      </w:r>
      <w:r w:rsidR="005E2376" w:rsidRPr="009C77C7">
        <w:rPr>
          <w:sz w:val="24"/>
          <w:szCs w:val="24"/>
        </w:rPr>
        <w:t>Petro Rio</w:t>
      </w:r>
      <w:r w:rsidRPr="009C77C7">
        <w:rPr>
          <w:sz w:val="24"/>
          <w:szCs w:val="24"/>
        </w:rPr>
        <w:t xml:space="preserve"> S.A., do setor de Petróleo, Gás e Biocombustíveis, apresenta no seu imobilizado a plataforma polvo A e sondas</w:t>
      </w:r>
      <w:r w:rsidR="002529D2">
        <w:rPr>
          <w:sz w:val="24"/>
          <w:szCs w:val="24"/>
        </w:rPr>
        <w:t>,</w:t>
      </w:r>
      <w:r w:rsidRPr="009C77C7">
        <w:rPr>
          <w:sz w:val="24"/>
          <w:szCs w:val="24"/>
        </w:rPr>
        <w:t xml:space="preserve"> que representam nos três anos uma média de 94% do imobilizado total da empresa e trata-se de uma plataforma de petróleo que é uma peculiaridade da sua atividade. Em consumo cíclico, a empresa Localiza S.A. apresenta 93% do seu imobilizado em veículos, decorrente também da sua atividade, assim como no setor de Utilidade pública, onde as empresas apresentam reservatórios, barragens e adutoras (com exceção da Eneva S.A.), sendo que o destaque é a Engie Brasil com uma média de 40% do seu ativo i</w:t>
      </w:r>
      <w:r w:rsidR="00A05880">
        <w:rPr>
          <w:sz w:val="24"/>
          <w:szCs w:val="24"/>
        </w:rPr>
        <w:t>mobilizado. O setor de Bens Indu</w:t>
      </w:r>
      <w:r w:rsidRPr="009C77C7">
        <w:rPr>
          <w:sz w:val="24"/>
          <w:szCs w:val="24"/>
        </w:rPr>
        <w:t>striais aprese</w:t>
      </w:r>
      <w:r w:rsidR="002529D2">
        <w:rPr>
          <w:sz w:val="24"/>
          <w:szCs w:val="24"/>
        </w:rPr>
        <w:t>n</w:t>
      </w:r>
      <w:r w:rsidRPr="009C77C7">
        <w:rPr>
          <w:sz w:val="24"/>
          <w:szCs w:val="24"/>
        </w:rPr>
        <w:t>ta contas caracterís</w:t>
      </w:r>
      <w:r w:rsidR="002529D2">
        <w:rPr>
          <w:sz w:val="24"/>
          <w:szCs w:val="24"/>
        </w:rPr>
        <w:t>ti</w:t>
      </w:r>
      <w:r w:rsidRPr="009C77C7">
        <w:rPr>
          <w:sz w:val="24"/>
          <w:szCs w:val="24"/>
        </w:rPr>
        <w:t>cas, sendo estas embarcações, vagões e locomotivas, píer e canal.</w:t>
      </w:r>
    </w:p>
    <w:p w:rsidR="00E85C0D" w:rsidRDefault="00C545FD" w:rsidP="00E85C0D">
      <w:pPr>
        <w:ind w:firstLine="708"/>
        <w:jc w:val="both"/>
        <w:rPr>
          <w:sz w:val="24"/>
          <w:szCs w:val="24"/>
        </w:rPr>
      </w:pPr>
      <w:r w:rsidRPr="009C77C7">
        <w:rPr>
          <w:sz w:val="24"/>
          <w:szCs w:val="24"/>
        </w:rPr>
        <w:t>A divulgação de informações sobre mensuração está representada pela Tabela 8</w:t>
      </w:r>
      <w:r w:rsidR="00E85C0D">
        <w:rPr>
          <w:sz w:val="24"/>
          <w:szCs w:val="24"/>
        </w:rPr>
        <w:t>.</w:t>
      </w:r>
    </w:p>
    <w:p w:rsidR="00E85C0D" w:rsidRDefault="00E85C0D" w:rsidP="00C545FD">
      <w:pPr>
        <w:jc w:val="both"/>
        <w:rPr>
          <w:sz w:val="24"/>
          <w:szCs w:val="24"/>
        </w:rPr>
      </w:pPr>
    </w:p>
    <w:p w:rsidR="00C545FD" w:rsidRPr="009C77C7" w:rsidRDefault="00C545FD" w:rsidP="00C545FD">
      <w:pPr>
        <w:jc w:val="both"/>
      </w:pPr>
      <w:r w:rsidRPr="009C77C7">
        <w:t>Tabela 8: Mensuração de itens do Ativo Imobilizado</w:t>
      </w:r>
    </w:p>
    <w:tbl>
      <w:tblPr>
        <w:tblW w:w="9158" w:type="dxa"/>
        <w:tblInd w:w="53" w:type="dxa"/>
        <w:tblCellMar>
          <w:left w:w="70" w:type="dxa"/>
          <w:right w:w="70" w:type="dxa"/>
        </w:tblCellMar>
        <w:tblLook w:val="04A0"/>
      </w:tblPr>
      <w:tblGrid>
        <w:gridCol w:w="1008"/>
        <w:gridCol w:w="580"/>
        <w:gridCol w:w="935"/>
        <w:gridCol w:w="632"/>
        <w:gridCol w:w="632"/>
        <w:gridCol w:w="632"/>
        <w:gridCol w:w="632"/>
        <w:gridCol w:w="632"/>
        <w:gridCol w:w="632"/>
        <w:gridCol w:w="607"/>
        <w:gridCol w:w="847"/>
        <w:gridCol w:w="691"/>
        <w:gridCol w:w="698"/>
      </w:tblGrid>
      <w:tr w:rsidR="00C545FD" w:rsidRPr="009C77C7" w:rsidTr="0084395D">
        <w:trPr>
          <w:cantSplit/>
          <w:trHeight w:val="1881"/>
        </w:trPr>
        <w:tc>
          <w:tcPr>
            <w:tcW w:w="2523" w:type="dxa"/>
            <w:gridSpan w:val="3"/>
            <w:tcBorders>
              <w:top w:val="single" w:sz="4" w:space="0" w:color="auto"/>
              <w:left w:val="nil"/>
              <w:bottom w:val="single" w:sz="4" w:space="0" w:color="auto"/>
              <w:right w:val="single" w:sz="4" w:space="0" w:color="000000"/>
            </w:tcBorders>
            <w:shd w:val="clear" w:color="auto" w:fill="D9D9D9" w:themeFill="background1" w:themeFillShade="D9"/>
            <w:noWrap/>
            <w:vAlign w:val="center"/>
            <w:hideMark/>
          </w:tcPr>
          <w:p w:rsidR="00C545FD" w:rsidRPr="009C77C7" w:rsidRDefault="00C545FD" w:rsidP="00C545FD">
            <w:pPr>
              <w:jc w:val="center"/>
              <w:rPr>
                <w:b/>
                <w:bCs/>
                <w:color w:val="000000"/>
              </w:rPr>
            </w:pPr>
            <w:r w:rsidRPr="009C77C7">
              <w:rPr>
                <w:b/>
                <w:bCs/>
                <w:color w:val="000000"/>
              </w:rPr>
              <w:t>Evidenciação</w:t>
            </w:r>
          </w:p>
        </w:tc>
        <w:tc>
          <w:tcPr>
            <w:tcW w:w="632" w:type="dxa"/>
            <w:tcBorders>
              <w:top w:val="single" w:sz="4" w:space="0" w:color="auto"/>
              <w:left w:val="single" w:sz="4" w:space="0" w:color="auto"/>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Bens Industriais</w:t>
            </w:r>
          </w:p>
        </w:tc>
        <w:tc>
          <w:tcPr>
            <w:tcW w:w="632"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Consumo Cíclico</w:t>
            </w:r>
          </w:p>
        </w:tc>
        <w:tc>
          <w:tcPr>
            <w:tcW w:w="632"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Consumo não Cíclico</w:t>
            </w:r>
          </w:p>
        </w:tc>
        <w:tc>
          <w:tcPr>
            <w:tcW w:w="632"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Financeiro e Outros</w:t>
            </w:r>
          </w:p>
        </w:tc>
        <w:tc>
          <w:tcPr>
            <w:tcW w:w="632"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Materiais Básicos</w:t>
            </w:r>
          </w:p>
        </w:tc>
        <w:tc>
          <w:tcPr>
            <w:tcW w:w="632"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Petróleo, Gás e Biocombustíveis</w:t>
            </w:r>
          </w:p>
        </w:tc>
        <w:tc>
          <w:tcPr>
            <w:tcW w:w="607"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Saúde</w:t>
            </w:r>
          </w:p>
        </w:tc>
        <w:tc>
          <w:tcPr>
            <w:tcW w:w="847"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Tecnologia da Informação e Telecomunicações</w:t>
            </w:r>
          </w:p>
        </w:tc>
        <w:tc>
          <w:tcPr>
            <w:tcW w:w="691" w:type="dxa"/>
            <w:tcBorders>
              <w:top w:val="single" w:sz="4" w:space="0" w:color="auto"/>
              <w:left w:val="nil"/>
              <w:bottom w:val="nil"/>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Utilidade Pública</w:t>
            </w:r>
          </w:p>
        </w:tc>
        <w:tc>
          <w:tcPr>
            <w:tcW w:w="698" w:type="dxa"/>
            <w:tcBorders>
              <w:top w:val="single" w:sz="4" w:space="0" w:color="auto"/>
              <w:left w:val="single" w:sz="4" w:space="0" w:color="auto"/>
              <w:bottom w:val="nil"/>
              <w:right w:val="nil"/>
            </w:tcBorders>
            <w:shd w:val="clear" w:color="auto" w:fill="D9D9D9" w:themeFill="background1" w:themeFillShade="D9"/>
            <w:textDirection w:val="btLr"/>
            <w:vAlign w:val="center"/>
            <w:hideMark/>
          </w:tcPr>
          <w:p w:rsidR="00C545FD" w:rsidRPr="009C77C7" w:rsidRDefault="00C545FD" w:rsidP="006F2593">
            <w:pPr>
              <w:ind w:left="113" w:right="113"/>
              <w:rPr>
                <w:b/>
                <w:bCs/>
                <w:color w:val="000000"/>
              </w:rPr>
            </w:pPr>
            <w:r w:rsidRPr="009C77C7">
              <w:rPr>
                <w:b/>
                <w:bCs/>
                <w:color w:val="000000"/>
              </w:rPr>
              <w:t>Geral</w:t>
            </w:r>
          </w:p>
        </w:tc>
      </w:tr>
      <w:tr w:rsidR="00C545FD" w:rsidRPr="009C77C7" w:rsidTr="0084395D">
        <w:trPr>
          <w:trHeight w:val="419"/>
        </w:trPr>
        <w:tc>
          <w:tcPr>
            <w:tcW w:w="1008" w:type="dxa"/>
            <w:vMerge w:val="restart"/>
            <w:tcBorders>
              <w:top w:val="nil"/>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Método de Avaliação</w:t>
            </w:r>
          </w:p>
        </w:tc>
        <w:tc>
          <w:tcPr>
            <w:tcW w:w="1515" w:type="dxa"/>
            <w:gridSpan w:val="2"/>
            <w:tcBorders>
              <w:top w:val="single" w:sz="4" w:space="0" w:color="auto"/>
              <w:left w:val="nil"/>
              <w:bottom w:val="single" w:sz="4" w:space="0" w:color="auto"/>
              <w:right w:val="single" w:sz="4" w:space="0" w:color="000000"/>
            </w:tcBorders>
            <w:shd w:val="clear" w:color="auto" w:fill="auto"/>
            <w:vAlign w:val="center"/>
            <w:hideMark/>
          </w:tcPr>
          <w:p w:rsidR="00C545FD" w:rsidRPr="009C77C7" w:rsidRDefault="00C545FD" w:rsidP="00C545FD">
            <w:pPr>
              <w:jc w:val="center"/>
              <w:rPr>
                <w:color w:val="000000"/>
              </w:rPr>
            </w:pPr>
            <w:r w:rsidRPr="009C77C7">
              <w:rPr>
                <w:color w:val="000000"/>
              </w:rPr>
              <w:t>Custo</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847"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91" w:type="dxa"/>
            <w:tcBorders>
              <w:top w:val="single" w:sz="4" w:space="0" w:color="auto"/>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98" w:type="dxa"/>
            <w:tcBorders>
              <w:top w:val="single" w:sz="4" w:space="0" w:color="auto"/>
              <w:left w:val="nil"/>
              <w:bottom w:val="single" w:sz="4" w:space="0" w:color="auto"/>
              <w:right w:val="nil"/>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r>
      <w:tr w:rsidR="00C545FD" w:rsidRPr="009C77C7" w:rsidTr="0084395D">
        <w:trPr>
          <w:trHeight w:val="397"/>
        </w:trPr>
        <w:tc>
          <w:tcPr>
            <w:tcW w:w="1008" w:type="dxa"/>
            <w:vMerge/>
            <w:tcBorders>
              <w:top w:val="nil"/>
              <w:left w:val="nil"/>
              <w:bottom w:val="single" w:sz="4" w:space="0" w:color="auto"/>
              <w:right w:val="single" w:sz="4" w:space="0" w:color="auto"/>
            </w:tcBorders>
            <w:vAlign w:val="center"/>
            <w:hideMark/>
          </w:tcPr>
          <w:p w:rsidR="00C545FD" w:rsidRPr="009C77C7" w:rsidRDefault="00C545FD" w:rsidP="00C545FD">
            <w:pPr>
              <w:rPr>
                <w:color w:val="000000"/>
              </w:rPr>
            </w:pPr>
          </w:p>
        </w:tc>
        <w:tc>
          <w:tcPr>
            <w:tcW w:w="1515" w:type="dxa"/>
            <w:gridSpan w:val="2"/>
            <w:tcBorders>
              <w:top w:val="single" w:sz="4" w:space="0" w:color="auto"/>
              <w:left w:val="nil"/>
              <w:bottom w:val="single" w:sz="4" w:space="0" w:color="auto"/>
              <w:right w:val="single" w:sz="4" w:space="0" w:color="000000"/>
            </w:tcBorders>
            <w:shd w:val="clear" w:color="auto" w:fill="auto"/>
            <w:vAlign w:val="center"/>
            <w:hideMark/>
          </w:tcPr>
          <w:p w:rsidR="00C545FD" w:rsidRPr="009C77C7" w:rsidRDefault="00C545FD" w:rsidP="00C545FD">
            <w:pPr>
              <w:jc w:val="center"/>
              <w:rPr>
                <w:color w:val="000000"/>
              </w:rPr>
            </w:pPr>
            <w:r w:rsidRPr="009C77C7">
              <w:rPr>
                <w:color w:val="000000"/>
              </w:rPr>
              <w:t>Valor Justo</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r>
      <w:tr w:rsidR="00C545FD" w:rsidRPr="009C77C7" w:rsidTr="0084395D">
        <w:trPr>
          <w:trHeight w:val="270"/>
        </w:trPr>
        <w:tc>
          <w:tcPr>
            <w:tcW w:w="1588" w:type="dxa"/>
            <w:gridSpan w:val="2"/>
            <w:vMerge w:val="restart"/>
            <w:tcBorders>
              <w:top w:val="single" w:sz="4" w:space="0" w:color="auto"/>
              <w:left w:val="nil"/>
              <w:bottom w:val="single" w:sz="4" w:space="0" w:color="000000"/>
              <w:right w:val="single" w:sz="4" w:space="0" w:color="000000"/>
            </w:tcBorders>
            <w:shd w:val="clear" w:color="auto" w:fill="auto"/>
            <w:vAlign w:val="center"/>
            <w:hideMark/>
          </w:tcPr>
          <w:p w:rsidR="00C545FD" w:rsidRPr="009C77C7" w:rsidRDefault="00C545FD" w:rsidP="00C545FD">
            <w:pPr>
              <w:jc w:val="center"/>
              <w:rPr>
                <w:i/>
                <w:iCs/>
                <w:color w:val="000000"/>
              </w:rPr>
            </w:pPr>
            <w:r w:rsidRPr="009C77C7">
              <w:rPr>
                <w:i/>
                <w:iCs/>
                <w:color w:val="000000"/>
              </w:rPr>
              <w:t>Impairment Test</w:t>
            </w:r>
          </w:p>
        </w:tc>
        <w:tc>
          <w:tcPr>
            <w:tcW w:w="935" w:type="dxa"/>
            <w:tcBorders>
              <w:top w:val="nil"/>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Perdas</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40%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40%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33%</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67%</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47%</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center"/>
              <w:rPr>
                <w:color w:val="000000"/>
              </w:rPr>
            </w:pPr>
            <w:r w:rsidRPr="009C77C7">
              <w:rPr>
                <w:color w:val="000000"/>
              </w:rPr>
              <w:t>27%</w:t>
            </w:r>
          </w:p>
        </w:tc>
      </w:tr>
      <w:tr w:rsidR="00C545FD" w:rsidRPr="009C77C7" w:rsidTr="0084395D">
        <w:trPr>
          <w:trHeight w:val="300"/>
        </w:trPr>
        <w:tc>
          <w:tcPr>
            <w:tcW w:w="1588" w:type="dxa"/>
            <w:gridSpan w:val="2"/>
            <w:vMerge/>
            <w:tcBorders>
              <w:top w:val="single" w:sz="4" w:space="0" w:color="auto"/>
              <w:left w:val="nil"/>
              <w:bottom w:val="single" w:sz="4" w:space="0" w:color="000000"/>
              <w:right w:val="single" w:sz="4" w:space="0" w:color="000000"/>
            </w:tcBorders>
            <w:vAlign w:val="center"/>
            <w:hideMark/>
          </w:tcPr>
          <w:p w:rsidR="00C545FD" w:rsidRPr="009C77C7" w:rsidRDefault="00C545FD" w:rsidP="00C545FD">
            <w:pPr>
              <w:rPr>
                <w:i/>
                <w:iCs/>
                <w:color w:val="000000"/>
              </w:rPr>
            </w:pPr>
          </w:p>
        </w:tc>
        <w:tc>
          <w:tcPr>
            <w:tcW w:w="935" w:type="dxa"/>
            <w:tcBorders>
              <w:top w:val="nil"/>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S/ Perdas</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53%</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40%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13%</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60%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22%</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50%</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100%</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27%</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center"/>
              <w:rPr>
                <w:color w:val="000000"/>
              </w:rPr>
            </w:pPr>
            <w:r w:rsidRPr="009C77C7">
              <w:rPr>
                <w:color w:val="000000"/>
              </w:rPr>
              <w:t>42%</w:t>
            </w:r>
          </w:p>
        </w:tc>
      </w:tr>
      <w:tr w:rsidR="00C545FD" w:rsidRPr="009C77C7" w:rsidTr="0084395D">
        <w:trPr>
          <w:trHeight w:val="300"/>
        </w:trPr>
        <w:tc>
          <w:tcPr>
            <w:tcW w:w="2523" w:type="dxa"/>
            <w:gridSpan w:val="3"/>
            <w:tcBorders>
              <w:top w:val="single" w:sz="4" w:space="0" w:color="auto"/>
              <w:left w:val="nil"/>
              <w:bottom w:val="single" w:sz="4" w:space="0" w:color="auto"/>
              <w:right w:val="single" w:sz="4" w:space="0" w:color="000000"/>
            </w:tcBorders>
            <w:shd w:val="clear" w:color="auto" w:fill="auto"/>
            <w:vAlign w:val="center"/>
            <w:hideMark/>
          </w:tcPr>
          <w:p w:rsidR="00C545FD" w:rsidRPr="009C77C7" w:rsidRDefault="00C545FD" w:rsidP="00C545FD">
            <w:pPr>
              <w:jc w:val="center"/>
              <w:rPr>
                <w:color w:val="000000"/>
              </w:rPr>
            </w:pPr>
            <w:r w:rsidRPr="009C77C7">
              <w:rPr>
                <w:color w:val="000000"/>
              </w:rPr>
              <w:t>Reversão de Perda Estimada</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13%</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11%</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center"/>
              <w:rPr>
                <w:color w:val="000000"/>
              </w:rPr>
            </w:pPr>
            <w:r w:rsidRPr="009C77C7">
              <w:rPr>
                <w:color w:val="000000"/>
              </w:rPr>
              <w:t>5%</w:t>
            </w:r>
          </w:p>
        </w:tc>
      </w:tr>
      <w:tr w:rsidR="00C545FD" w:rsidRPr="009C77C7" w:rsidTr="0084395D">
        <w:trPr>
          <w:trHeight w:val="300"/>
        </w:trPr>
        <w:tc>
          <w:tcPr>
            <w:tcW w:w="2523" w:type="dxa"/>
            <w:gridSpan w:val="3"/>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Custos Estimado de Desmontagem, Remoção ou Restauração</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73%</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60%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60%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40%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56%</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50%</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25%</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60%</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right"/>
              <w:rPr>
                <w:color w:val="000000"/>
              </w:rPr>
            </w:pPr>
            <w:r w:rsidRPr="009C77C7">
              <w:rPr>
                <w:color w:val="000000"/>
              </w:rPr>
              <w:t>50%</w:t>
            </w:r>
          </w:p>
        </w:tc>
      </w:tr>
      <w:tr w:rsidR="00C545FD" w:rsidRPr="009C77C7" w:rsidTr="0084395D">
        <w:trPr>
          <w:trHeight w:val="735"/>
        </w:trPr>
        <w:tc>
          <w:tcPr>
            <w:tcW w:w="2523" w:type="dxa"/>
            <w:gridSpan w:val="3"/>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Imobilizados com Valores Reavaliados</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27%</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20%</w:t>
            </w:r>
          </w:p>
        </w:tc>
        <w:tc>
          <w:tcPr>
            <w:tcW w:w="632"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22%</w:t>
            </w:r>
          </w:p>
        </w:tc>
        <w:tc>
          <w:tcPr>
            <w:tcW w:w="60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25%</w:t>
            </w:r>
          </w:p>
        </w:tc>
        <w:tc>
          <w:tcPr>
            <w:tcW w:w="847"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1" w:type="dxa"/>
            <w:tcBorders>
              <w:top w:val="nil"/>
              <w:left w:val="nil"/>
              <w:bottom w:val="single" w:sz="4" w:space="0" w:color="auto"/>
              <w:right w:val="single" w:sz="4" w:space="0" w:color="auto"/>
            </w:tcBorders>
            <w:shd w:val="clear" w:color="auto" w:fill="auto"/>
            <w:noWrap/>
            <w:vAlign w:val="center"/>
            <w:hideMark/>
          </w:tcPr>
          <w:p w:rsidR="00C545FD" w:rsidRPr="009C77C7" w:rsidRDefault="00C545FD" w:rsidP="00C545FD">
            <w:pPr>
              <w:jc w:val="center"/>
              <w:rPr>
                <w:color w:val="000000"/>
              </w:rPr>
            </w:pPr>
            <w:r w:rsidRPr="009C77C7">
              <w:rPr>
                <w:color w:val="000000"/>
              </w:rPr>
              <w:t>0%</w:t>
            </w:r>
          </w:p>
        </w:tc>
        <w:tc>
          <w:tcPr>
            <w:tcW w:w="698" w:type="dxa"/>
            <w:tcBorders>
              <w:top w:val="nil"/>
              <w:left w:val="nil"/>
              <w:bottom w:val="single" w:sz="4" w:space="0" w:color="auto"/>
              <w:right w:val="nil"/>
            </w:tcBorders>
            <w:shd w:val="clear" w:color="auto" w:fill="auto"/>
            <w:noWrap/>
            <w:vAlign w:val="center"/>
            <w:hideMark/>
          </w:tcPr>
          <w:p w:rsidR="00C545FD" w:rsidRPr="009C77C7" w:rsidRDefault="00C545FD" w:rsidP="00C545FD">
            <w:pPr>
              <w:jc w:val="right"/>
              <w:rPr>
                <w:color w:val="000000"/>
              </w:rPr>
            </w:pPr>
            <w:r w:rsidRPr="009C77C7">
              <w:rPr>
                <w:color w:val="000000"/>
              </w:rPr>
              <w:t>15%</w:t>
            </w:r>
          </w:p>
        </w:tc>
      </w:tr>
    </w:tbl>
    <w:p w:rsidR="00C545FD" w:rsidRPr="009C77C7" w:rsidRDefault="00C545FD" w:rsidP="00C545FD">
      <w:pPr>
        <w:jc w:val="both"/>
      </w:pPr>
      <w:r w:rsidRPr="009C77C7">
        <w:t xml:space="preserve"> Fonte: Elaborado pelos autores.</w:t>
      </w:r>
    </w:p>
    <w:p w:rsidR="00C545FD" w:rsidRPr="009C77C7" w:rsidRDefault="00C545FD" w:rsidP="00C545FD">
      <w:pPr>
        <w:ind w:firstLine="708"/>
        <w:jc w:val="both"/>
        <w:rPr>
          <w:sz w:val="24"/>
          <w:szCs w:val="24"/>
        </w:rPr>
      </w:pPr>
    </w:p>
    <w:p w:rsidR="00C545FD" w:rsidRPr="009C77C7" w:rsidRDefault="00C545FD" w:rsidP="00C545FD">
      <w:pPr>
        <w:ind w:firstLine="708"/>
        <w:jc w:val="both"/>
        <w:rPr>
          <w:sz w:val="24"/>
          <w:szCs w:val="24"/>
        </w:rPr>
      </w:pPr>
      <w:r w:rsidRPr="009C77C7">
        <w:rPr>
          <w:sz w:val="24"/>
          <w:szCs w:val="24"/>
        </w:rPr>
        <w:t>Conforme a Tabela 8, todas as empresas avaliam inicialmente os imobilizados pelo método de custo, 69% das empresas realizam teste de recuperabilidade dos ativos e apenas 5% delas realizam a reversão de perdas. O setor que apresenta mais informações pesquisadas é o de Bens Indústrias seguido pelo de Petróleo, Gás e Biocombustíveis</w:t>
      </w:r>
    </w:p>
    <w:p w:rsidR="00C545FD" w:rsidRPr="009C77C7" w:rsidRDefault="00C545FD" w:rsidP="00C545FD">
      <w:pPr>
        <w:ind w:firstLine="708"/>
        <w:jc w:val="both"/>
        <w:rPr>
          <w:sz w:val="24"/>
          <w:szCs w:val="24"/>
        </w:rPr>
      </w:pPr>
      <w:r w:rsidRPr="009C77C7">
        <w:rPr>
          <w:sz w:val="24"/>
          <w:szCs w:val="24"/>
        </w:rPr>
        <w:t>A análise de evidenciação realizada conforme Tabela 5 surte resultado conforme a Tabela 9.</w:t>
      </w:r>
    </w:p>
    <w:p w:rsidR="00EC7290" w:rsidRPr="009C77C7" w:rsidRDefault="00EC7290" w:rsidP="00C545FD">
      <w:pPr>
        <w:ind w:firstLine="708"/>
        <w:jc w:val="both"/>
        <w:rPr>
          <w:sz w:val="24"/>
          <w:szCs w:val="24"/>
        </w:rPr>
      </w:pPr>
    </w:p>
    <w:p w:rsidR="00C545FD" w:rsidRPr="009C77C7" w:rsidRDefault="00C545FD" w:rsidP="00C545FD">
      <w:pPr>
        <w:jc w:val="both"/>
      </w:pPr>
      <w:r w:rsidRPr="009C77C7">
        <w:t>Tabela 9: Evidenciação de itens do Ativo Imobilizado.</w:t>
      </w:r>
    </w:p>
    <w:tbl>
      <w:tblPr>
        <w:tblW w:w="9103" w:type="dxa"/>
        <w:tblInd w:w="53" w:type="dxa"/>
        <w:tblCellMar>
          <w:left w:w="70" w:type="dxa"/>
          <w:right w:w="70" w:type="dxa"/>
        </w:tblCellMar>
        <w:tblLook w:val="04A0"/>
      </w:tblPr>
      <w:tblGrid>
        <w:gridCol w:w="1140"/>
        <w:gridCol w:w="1740"/>
        <w:gridCol w:w="607"/>
        <w:gridCol w:w="607"/>
        <w:gridCol w:w="607"/>
        <w:gridCol w:w="607"/>
        <w:gridCol w:w="607"/>
        <w:gridCol w:w="607"/>
        <w:gridCol w:w="607"/>
        <w:gridCol w:w="784"/>
        <w:gridCol w:w="607"/>
        <w:gridCol w:w="607"/>
      </w:tblGrid>
      <w:tr w:rsidR="00C545FD" w:rsidRPr="009C77C7" w:rsidTr="000D7495">
        <w:trPr>
          <w:trHeight w:val="1517"/>
        </w:trPr>
        <w:tc>
          <w:tcPr>
            <w:tcW w:w="2880" w:type="dxa"/>
            <w:gridSpan w:val="2"/>
            <w:vMerge w:val="restart"/>
            <w:tcBorders>
              <w:top w:val="single" w:sz="4" w:space="0" w:color="auto"/>
              <w:left w:val="nil"/>
              <w:bottom w:val="single" w:sz="4" w:space="0" w:color="000000"/>
              <w:right w:val="single" w:sz="4" w:space="0" w:color="000000"/>
            </w:tcBorders>
            <w:shd w:val="clear" w:color="auto" w:fill="D9D9D9" w:themeFill="background1" w:themeFillShade="D9"/>
            <w:noWrap/>
            <w:vAlign w:val="center"/>
            <w:hideMark/>
          </w:tcPr>
          <w:p w:rsidR="00C545FD" w:rsidRPr="009C77C7" w:rsidRDefault="00C545FD" w:rsidP="00C545FD">
            <w:pPr>
              <w:jc w:val="center"/>
              <w:rPr>
                <w:b/>
                <w:bCs/>
                <w:color w:val="000000"/>
              </w:rPr>
            </w:pPr>
            <w:r w:rsidRPr="009C77C7">
              <w:rPr>
                <w:b/>
                <w:bCs/>
                <w:color w:val="000000"/>
              </w:rPr>
              <w:t>Evidenciação</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Bens Industriais</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Consumo Cíclico</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Consumo não Cíclico</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Financeiro e Outros</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Materiais Básicos</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Petróleo, Gás e Biocombustíveis</w:t>
            </w:r>
          </w:p>
        </w:tc>
        <w:tc>
          <w:tcPr>
            <w:tcW w:w="583"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Saúde</w:t>
            </w:r>
          </w:p>
        </w:tc>
        <w:tc>
          <w:tcPr>
            <w:tcW w:w="784"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Tecnologia da Informação e Telecomunicações</w:t>
            </w:r>
          </w:p>
        </w:tc>
        <w:tc>
          <w:tcPr>
            <w:tcW w:w="607" w:type="dxa"/>
            <w:vMerge w:val="restart"/>
            <w:tcBorders>
              <w:top w:val="single" w:sz="4" w:space="0" w:color="auto"/>
              <w:left w:val="single" w:sz="4" w:space="0" w:color="auto"/>
              <w:bottom w:val="single" w:sz="4" w:space="0" w:color="000000"/>
              <w:right w:val="single" w:sz="4" w:space="0" w:color="auto"/>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Utilidade Pública</w:t>
            </w:r>
          </w:p>
        </w:tc>
        <w:tc>
          <w:tcPr>
            <w:tcW w:w="607" w:type="dxa"/>
            <w:vMerge w:val="restart"/>
            <w:tcBorders>
              <w:top w:val="single" w:sz="4" w:space="0" w:color="auto"/>
              <w:left w:val="single" w:sz="4" w:space="0" w:color="auto"/>
              <w:bottom w:val="single" w:sz="4" w:space="0" w:color="000000"/>
              <w:right w:val="nil"/>
            </w:tcBorders>
            <w:shd w:val="clear" w:color="auto" w:fill="D9D9D9" w:themeFill="background1" w:themeFillShade="D9"/>
            <w:textDirection w:val="btLr"/>
            <w:vAlign w:val="center"/>
            <w:hideMark/>
          </w:tcPr>
          <w:p w:rsidR="00C545FD" w:rsidRPr="009C77C7" w:rsidRDefault="00C545FD" w:rsidP="006F2593">
            <w:pPr>
              <w:ind w:left="113" w:right="113"/>
              <w:jc w:val="center"/>
              <w:rPr>
                <w:b/>
                <w:bCs/>
                <w:color w:val="000000"/>
              </w:rPr>
            </w:pPr>
            <w:r w:rsidRPr="009C77C7">
              <w:rPr>
                <w:b/>
                <w:bCs/>
                <w:color w:val="000000"/>
              </w:rPr>
              <w:t>Geral</w:t>
            </w:r>
          </w:p>
        </w:tc>
      </w:tr>
      <w:tr w:rsidR="00C545FD" w:rsidRPr="009C77C7" w:rsidTr="000D7495">
        <w:trPr>
          <w:trHeight w:val="483"/>
        </w:trPr>
        <w:tc>
          <w:tcPr>
            <w:tcW w:w="2880" w:type="dxa"/>
            <w:gridSpan w:val="2"/>
            <w:vMerge/>
            <w:tcBorders>
              <w:top w:val="single" w:sz="4" w:space="0" w:color="auto"/>
              <w:left w:val="nil"/>
              <w:bottom w:val="single" w:sz="4" w:space="0" w:color="000000"/>
              <w:right w:val="single" w:sz="4" w:space="0" w:color="000000"/>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583"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784"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single" w:sz="4" w:space="0" w:color="auto"/>
            </w:tcBorders>
            <w:shd w:val="clear" w:color="auto" w:fill="D9D9D9" w:themeFill="background1" w:themeFillShade="D9"/>
            <w:vAlign w:val="center"/>
            <w:hideMark/>
          </w:tcPr>
          <w:p w:rsidR="00C545FD" w:rsidRPr="009C77C7" w:rsidRDefault="00C545FD" w:rsidP="00C545FD">
            <w:pPr>
              <w:rPr>
                <w:b/>
                <w:bCs/>
                <w:color w:val="000000"/>
              </w:rPr>
            </w:pPr>
          </w:p>
        </w:tc>
        <w:tc>
          <w:tcPr>
            <w:tcW w:w="607" w:type="dxa"/>
            <w:vMerge/>
            <w:tcBorders>
              <w:top w:val="single" w:sz="4" w:space="0" w:color="auto"/>
              <w:left w:val="single" w:sz="4" w:space="0" w:color="auto"/>
              <w:bottom w:val="single" w:sz="4" w:space="0" w:color="000000"/>
              <w:right w:val="nil"/>
            </w:tcBorders>
            <w:shd w:val="clear" w:color="auto" w:fill="D9D9D9" w:themeFill="background1" w:themeFillShade="D9"/>
            <w:vAlign w:val="center"/>
            <w:hideMark/>
          </w:tcPr>
          <w:p w:rsidR="00C545FD" w:rsidRPr="009C77C7" w:rsidRDefault="00C545FD" w:rsidP="00C545FD">
            <w:pPr>
              <w:rPr>
                <w:b/>
                <w:bCs/>
                <w:color w:val="000000"/>
              </w:rPr>
            </w:pPr>
          </w:p>
        </w:tc>
      </w:tr>
      <w:tr w:rsidR="00C545FD" w:rsidRPr="009C77C7" w:rsidTr="009C77C7">
        <w:trPr>
          <w:trHeight w:val="300"/>
        </w:trPr>
        <w:tc>
          <w:tcPr>
            <w:tcW w:w="1140" w:type="dxa"/>
            <w:vMerge w:val="restart"/>
            <w:tcBorders>
              <w:top w:val="nil"/>
              <w:left w:val="nil"/>
              <w:bottom w:val="single" w:sz="4" w:space="0" w:color="000000"/>
              <w:right w:val="single" w:sz="4" w:space="0" w:color="auto"/>
            </w:tcBorders>
            <w:shd w:val="clear" w:color="auto" w:fill="auto"/>
            <w:vAlign w:val="center"/>
            <w:hideMark/>
          </w:tcPr>
          <w:p w:rsidR="00C545FD" w:rsidRPr="009C77C7" w:rsidRDefault="00C545FD" w:rsidP="00C545FD">
            <w:pPr>
              <w:jc w:val="center"/>
              <w:rPr>
                <w:color w:val="000000"/>
              </w:rPr>
            </w:pPr>
            <w:r w:rsidRPr="009C77C7">
              <w:rPr>
                <w:color w:val="000000"/>
              </w:rPr>
              <w:t>Métodos de Depreciação</w:t>
            </w:r>
          </w:p>
        </w:tc>
        <w:tc>
          <w:tcPr>
            <w:tcW w:w="1740" w:type="dxa"/>
            <w:tcBorders>
              <w:top w:val="nil"/>
              <w:left w:val="nil"/>
              <w:bottom w:val="single" w:sz="4" w:space="0" w:color="auto"/>
              <w:right w:val="single" w:sz="4" w:space="0" w:color="auto"/>
            </w:tcBorders>
            <w:shd w:val="clear" w:color="auto" w:fill="auto"/>
            <w:noWrap/>
            <w:vAlign w:val="bottom"/>
            <w:hideMark/>
          </w:tcPr>
          <w:p w:rsidR="00C545FD" w:rsidRPr="009C77C7" w:rsidRDefault="009C77C7" w:rsidP="009C77C7">
            <w:pPr>
              <w:jc w:val="center"/>
              <w:rPr>
                <w:color w:val="000000"/>
              </w:rPr>
            </w:pPr>
            <w:r w:rsidRPr="009C77C7">
              <w:rPr>
                <w:color w:val="000000"/>
              </w:rPr>
              <w:t>Linear</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r>
      <w:tr w:rsidR="00C545FD" w:rsidRPr="009C77C7" w:rsidTr="009C77C7">
        <w:trPr>
          <w:trHeight w:val="300"/>
        </w:trPr>
        <w:tc>
          <w:tcPr>
            <w:tcW w:w="1140" w:type="dxa"/>
            <w:vMerge/>
            <w:tcBorders>
              <w:top w:val="nil"/>
              <w:left w:val="nil"/>
              <w:bottom w:val="single" w:sz="4" w:space="0" w:color="000000"/>
              <w:right w:val="single" w:sz="4" w:space="0" w:color="auto"/>
            </w:tcBorders>
            <w:vAlign w:val="center"/>
            <w:hideMark/>
          </w:tcPr>
          <w:p w:rsidR="00C545FD" w:rsidRPr="009C77C7" w:rsidRDefault="00C545FD" w:rsidP="00C545FD">
            <w:pPr>
              <w:rPr>
                <w:color w:val="000000"/>
              </w:rPr>
            </w:pPr>
          </w:p>
        </w:tc>
        <w:tc>
          <w:tcPr>
            <w:tcW w:w="1740"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9C77C7">
            <w:pPr>
              <w:jc w:val="center"/>
              <w:rPr>
                <w:color w:val="000000"/>
              </w:rPr>
            </w:pPr>
            <w:r w:rsidRPr="009C77C7">
              <w:rPr>
                <w:color w:val="000000"/>
              </w:rPr>
              <w:t>Unidades Produzidas</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33%</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13%</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4%</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Vida Útil ou Taxa de Depreciação</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 xml:space="preserve">Conciliação do Valor Contábil </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Combinação de Negócios</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27%</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53%</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13%</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33%</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50%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22%</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Variações Cambiais Líquidas</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27%</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27%</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25%</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33%</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Arrendamento Mercantil</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93%</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100%</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25%</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50%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57%</w:t>
            </w:r>
          </w:p>
        </w:tc>
      </w:tr>
      <w:tr w:rsidR="00C545FD" w:rsidRPr="009C77C7" w:rsidTr="009C77C7">
        <w:trPr>
          <w:trHeight w:val="300"/>
        </w:trPr>
        <w:tc>
          <w:tcPr>
            <w:tcW w:w="2880" w:type="dxa"/>
            <w:gridSpan w:val="2"/>
            <w:tcBorders>
              <w:top w:val="single" w:sz="4" w:space="0" w:color="auto"/>
              <w:left w:val="nil"/>
              <w:bottom w:val="single" w:sz="4" w:space="0" w:color="auto"/>
              <w:right w:val="single" w:sz="4" w:space="0" w:color="auto"/>
            </w:tcBorders>
            <w:shd w:val="clear" w:color="auto" w:fill="auto"/>
            <w:vAlign w:val="center"/>
            <w:hideMark/>
          </w:tcPr>
          <w:p w:rsidR="00C545FD" w:rsidRPr="009C77C7" w:rsidRDefault="00C545FD" w:rsidP="00C545FD">
            <w:pPr>
              <w:rPr>
                <w:color w:val="000000"/>
              </w:rPr>
            </w:pPr>
            <w:r w:rsidRPr="009C77C7">
              <w:rPr>
                <w:color w:val="000000"/>
              </w:rPr>
              <w:t>Valor Residual</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40%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67%</w:t>
            </w:r>
          </w:p>
        </w:tc>
        <w:tc>
          <w:tcPr>
            <w:tcW w:w="583"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784"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single" w:sz="4" w:space="0" w:color="auto"/>
            </w:tcBorders>
            <w:shd w:val="clear" w:color="auto" w:fill="auto"/>
            <w:noWrap/>
            <w:vAlign w:val="bottom"/>
            <w:hideMark/>
          </w:tcPr>
          <w:p w:rsidR="00C545FD" w:rsidRPr="009C77C7" w:rsidRDefault="00C545FD" w:rsidP="00C545FD">
            <w:pPr>
              <w:jc w:val="center"/>
              <w:rPr>
                <w:color w:val="000000"/>
              </w:rPr>
            </w:pPr>
            <w:r w:rsidRPr="009C77C7">
              <w:rPr>
                <w:color w:val="000000"/>
              </w:rPr>
              <w:t>0%</w:t>
            </w:r>
          </w:p>
        </w:tc>
        <w:tc>
          <w:tcPr>
            <w:tcW w:w="607" w:type="dxa"/>
            <w:tcBorders>
              <w:top w:val="nil"/>
              <w:left w:val="nil"/>
              <w:bottom w:val="single" w:sz="4" w:space="0" w:color="auto"/>
              <w:right w:val="nil"/>
            </w:tcBorders>
            <w:shd w:val="clear" w:color="auto" w:fill="auto"/>
            <w:noWrap/>
            <w:vAlign w:val="bottom"/>
            <w:hideMark/>
          </w:tcPr>
          <w:p w:rsidR="00C545FD" w:rsidRPr="009C77C7" w:rsidRDefault="00C545FD" w:rsidP="00C545FD">
            <w:pPr>
              <w:jc w:val="center"/>
              <w:rPr>
                <w:color w:val="000000"/>
              </w:rPr>
            </w:pPr>
            <w:r w:rsidRPr="009C77C7">
              <w:rPr>
                <w:color w:val="000000"/>
              </w:rPr>
              <w:t>7%</w:t>
            </w:r>
          </w:p>
        </w:tc>
      </w:tr>
    </w:tbl>
    <w:p w:rsidR="00C545FD" w:rsidRPr="009C77C7" w:rsidRDefault="00C545FD" w:rsidP="00C545FD">
      <w:pPr>
        <w:jc w:val="both"/>
      </w:pPr>
      <w:r w:rsidRPr="009C77C7">
        <w:t xml:space="preserve"> Fonte: Elaborado pelos autores.</w:t>
      </w:r>
    </w:p>
    <w:p w:rsidR="00C545FD" w:rsidRPr="009C77C7" w:rsidRDefault="00C545FD" w:rsidP="00C545FD">
      <w:pPr>
        <w:ind w:firstLine="708"/>
        <w:jc w:val="both"/>
        <w:rPr>
          <w:sz w:val="24"/>
          <w:szCs w:val="24"/>
        </w:rPr>
      </w:pPr>
      <w:r w:rsidRPr="009C77C7">
        <w:rPr>
          <w:sz w:val="24"/>
          <w:szCs w:val="24"/>
        </w:rPr>
        <w:lastRenderedPageBreak/>
        <w:t>Analisando a Tabela 9, percebe-se que todas as empresas utilizam o método de depreciação linear, no entanto, o método de unidade</w:t>
      </w:r>
      <w:r w:rsidR="00A05880">
        <w:rPr>
          <w:sz w:val="24"/>
          <w:szCs w:val="24"/>
        </w:rPr>
        <w:t>s</w:t>
      </w:r>
      <w:r w:rsidRPr="009C77C7">
        <w:rPr>
          <w:sz w:val="24"/>
          <w:szCs w:val="24"/>
        </w:rPr>
        <w:t xml:space="preserve"> produzidas foi utilizado nos três anos pela empresa </w:t>
      </w:r>
      <w:r w:rsidR="005E2376" w:rsidRPr="009C77C7">
        <w:rPr>
          <w:sz w:val="24"/>
          <w:szCs w:val="24"/>
        </w:rPr>
        <w:t>Petro Rio</w:t>
      </w:r>
      <w:r w:rsidRPr="009C77C7">
        <w:rPr>
          <w:sz w:val="24"/>
          <w:szCs w:val="24"/>
        </w:rPr>
        <w:t xml:space="preserve"> S.A. do setor Petróleo, Gás e Biocombustíveis na apuração de imobilizado específico, pela Eneva S.A. e pela Engie Brasil Energia S.A.</w:t>
      </w:r>
      <w:r w:rsidR="002529D2">
        <w:rPr>
          <w:sz w:val="24"/>
          <w:szCs w:val="24"/>
        </w:rPr>
        <w:t xml:space="preserve">, </w:t>
      </w:r>
      <w:r w:rsidRPr="009C77C7">
        <w:rPr>
          <w:sz w:val="24"/>
          <w:szCs w:val="24"/>
        </w:rPr>
        <w:t>empresas do setor de Utilidade Pública, porém em apenas um ano cada uma, 2016 e 2014, respectivamente.</w:t>
      </w:r>
    </w:p>
    <w:p w:rsidR="00C545FD" w:rsidRPr="009C77C7" w:rsidRDefault="00C545FD" w:rsidP="00C545FD">
      <w:pPr>
        <w:ind w:firstLine="708"/>
        <w:jc w:val="both"/>
        <w:rPr>
          <w:sz w:val="24"/>
          <w:szCs w:val="24"/>
        </w:rPr>
      </w:pPr>
      <w:r w:rsidRPr="009C77C7">
        <w:rPr>
          <w:sz w:val="24"/>
          <w:szCs w:val="24"/>
        </w:rPr>
        <w:t>Todas as empresas apresentaram a respectiva vida útil e/ou taxa de depreciação e a conciliação do valor contábil do período vigente e anterior, sendo que a maioria traz a informação no tópico de ativo imobilizado das notas explicativas. Não foi identificada nenhuma alteração do imobilizado decorrente de combinação de negócios no setor de Petróleo, Gás e Biocombustíveis, em Consumo Cíclico e Financeiro e Outros.</w:t>
      </w:r>
    </w:p>
    <w:p w:rsidR="00C545FD" w:rsidRPr="009C77C7" w:rsidRDefault="00C545FD" w:rsidP="00C545FD">
      <w:pPr>
        <w:ind w:firstLine="708"/>
        <w:jc w:val="both"/>
        <w:rPr>
          <w:sz w:val="24"/>
          <w:szCs w:val="24"/>
        </w:rPr>
      </w:pPr>
      <w:r w:rsidRPr="009C77C7">
        <w:rPr>
          <w:sz w:val="24"/>
          <w:szCs w:val="24"/>
        </w:rPr>
        <w:t xml:space="preserve"> Foram encontradas variações cambiais em todos os demonstrativos de ativos imobilizados das empresas do setor de Petróleo, Gás e Biocombustíveis e não foram encontradas em nenhuma empresa dos setores de Saúde e de Utilidade Pública. Todos os setores apresentam ativos arrendados, enquanto o valor residual foi encontrado somente em quatro setores.</w:t>
      </w:r>
    </w:p>
    <w:p w:rsidR="00C545FD" w:rsidRPr="009C77C7" w:rsidRDefault="00C545FD" w:rsidP="00C545FD">
      <w:pPr>
        <w:ind w:firstLine="708"/>
        <w:jc w:val="both"/>
        <w:rPr>
          <w:sz w:val="24"/>
          <w:szCs w:val="24"/>
        </w:rPr>
      </w:pPr>
      <w:r w:rsidRPr="009C77C7">
        <w:rPr>
          <w:sz w:val="24"/>
          <w:szCs w:val="24"/>
        </w:rPr>
        <w:t xml:space="preserve">A Tabela 10 apresenta a apuração do Índice H, conforme os dados pesquisados. </w:t>
      </w:r>
    </w:p>
    <w:p w:rsidR="00E85C0D" w:rsidRDefault="00E85C0D" w:rsidP="006F2593">
      <w:pPr>
        <w:jc w:val="both"/>
        <w:sectPr w:rsidR="00E85C0D" w:rsidSect="00AC321B">
          <w:headerReference w:type="default" r:id="rId11"/>
          <w:footerReference w:type="default" r:id="rId12"/>
          <w:pgSz w:w="11906" w:h="16838"/>
          <w:pgMar w:top="1701" w:right="1134" w:bottom="1134" w:left="1701" w:header="709" w:footer="709" w:gutter="0"/>
          <w:cols w:space="708"/>
          <w:docGrid w:linePitch="360"/>
        </w:sectPr>
      </w:pPr>
    </w:p>
    <w:p w:rsidR="006F2593" w:rsidRPr="009C77C7" w:rsidRDefault="006F2593" w:rsidP="006F2593">
      <w:pPr>
        <w:jc w:val="both"/>
      </w:pPr>
      <w:r w:rsidRPr="009C77C7">
        <w:lastRenderedPageBreak/>
        <w:t>Tabela 10: Apuração do índice H.</w:t>
      </w:r>
    </w:p>
    <w:tbl>
      <w:tblPr>
        <w:tblW w:w="13911" w:type="dxa"/>
        <w:tblInd w:w="51" w:type="dxa"/>
        <w:tblCellMar>
          <w:left w:w="70" w:type="dxa"/>
          <w:right w:w="70" w:type="dxa"/>
        </w:tblCellMar>
        <w:tblLook w:val="04A0"/>
      </w:tblPr>
      <w:tblGrid>
        <w:gridCol w:w="1480"/>
        <w:gridCol w:w="960"/>
        <w:gridCol w:w="3340"/>
        <w:gridCol w:w="1185"/>
        <w:gridCol w:w="1276"/>
        <w:gridCol w:w="1276"/>
        <w:gridCol w:w="1417"/>
        <w:gridCol w:w="1559"/>
        <w:gridCol w:w="1418"/>
      </w:tblGrid>
      <w:tr w:rsidR="00EA5BF2" w:rsidRPr="00EA5BF2" w:rsidTr="00EA5BF2">
        <w:trPr>
          <w:trHeight w:val="255"/>
        </w:trPr>
        <w:tc>
          <w:tcPr>
            <w:tcW w:w="1480" w:type="dxa"/>
            <w:tcBorders>
              <w:top w:val="single" w:sz="4" w:space="0" w:color="auto"/>
              <w:left w:val="nil"/>
              <w:bottom w:val="single" w:sz="4" w:space="0" w:color="auto"/>
              <w:right w:val="nil"/>
            </w:tcBorders>
            <w:shd w:val="clear" w:color="000000" w:fill="D8D8D8"/>
            <w:noWrap/>
            <w:vAlign w:val="bottom"/>
            <w:hideMark/>
          </w:tcPr>
          <w:p w:rsidR="00EA5BF2" w:rsidRPr="00EA5BF2" w:rsidRDefault="00EA5BF2" w:rsidP="00EA5BF2">
            <w:pPr>
              <w:suppressAutoHyphens w:val="0"/>
              <w:rPr>
                <w:color w:val="000000"/>
              </w:rPr>
            </w:pPr>
            <w:bookmarkStart w:id="18" w:name="RANGE!D3:L32"/>
            <w:bookmarkEnd w:id="18"/>
            <w:r w:rsidRPr="00EA5BF2">
              <w:rPr>
                <w:color w:val="000000"/>
              </w:rPr>
              <w:t> </w:t>
            </w:r>
          </w:p>
        </w:tc>
        <w:tc>
          <w:tcPr>
            <w:tcW w:w="960" w:type="dxa"/>
            <w:tcBorders>
              <w:top w:val="single" w:sz="4" w:space="0" w:color="auto"/>
              <w:left w:val="nil"/>
              <w:bottom w:val="single" w:sz="4" w:space="0" w:color="auto"/>
              <w:right w:val="nil"/>
            </w:tcBorders>
            <w:shd w:val="clear" w:color="000000" w:fill="D8D8D8"/>
            <w:noWrap/>
            <w:vAlign w:val="bottom"/>
            <w:hideMark/>
          </w:tcPr>
          <w:p w:rsidR="00EA5BF2" w:rsidRPr="00EA5BF2" w:rsidRDefault="00EA5BF2" w:rsidP="00EA5BF2">
            <w:pPr>
              <w:suppressAutoHyphens w:val="0"/>
              <w:rPr>
                <w:color w:val="000000"/>
              </w:rPr>
            </w:pPr>
            <w:r w:rsidRPr="00EA5BF2">
              <w:rPr>
                <w:color w:val="000000"/>
              </w:rPr>
              <w:t> </w:t>
            </w:r>
          </w:p>
        </w:tc>
        <w:tc>
          <w:tcPr>
            <w:tcW w:w="3340" w:type="dxa"/>
            <w:tcBorders>
              <w:top w:val="single" w:sz="4" w:space="0" w:color="auto"/>
              <w:left w:val="nil"/>
              <w:bottom w:val="single" w:sz="4" w:space="0" w:color="auto"/>
              <w:right w:val="single" w:sz="4" w:space="0" w:color="auto"/>
            </w:tcBorders>
            <w:shd w:val="clear" w:color="000000" w:fill="D8D8D8"/>
            <w:noWrap/>
            <w:vAlign w:val="bottom"/>
            <w:hideMark/>
          </w:tcPr>
          <w:p w:rsidR="00EA5BF2" w:rsidRPr="00EA5BF2" w:rsidRDefault="00EA5BF2" w:rsidP="00EA5BF2">
            <w:pPr>
              <w:suppressAutoHyphens w:val="0"/>
              <w:rPr>
                <w:color w:val="000000"/>
              </w:rPr>
            </w:pPr>
            <w:r w:rsidRPr="00EA5BF2">
              <w:rPr>
                <w:color w:val="000000"/>
              </w:rPr>
              <w:t> </w:t>
            </w:r>
          </w:p>
        </w:tc>
        <w:tc>
          <w:tcPr>
            <w:tcW w:w="3737" w:type="dxa"/>
            <w:gridSpan w:val="3"/>
            <w:tcBorders>
              <w:top w:val="single" w:sz="4" w:space="0" w:color="auto"/>
              <w:left w:val="nil"/>
              <w:bottom w:val="single" w:sz="4" w:space="0" w:color="auto"/>
              <w:right w:val="single" w:sz="4" w:space="0" w:color="000000"/>
            </w:tcBorders>
            <w:shd w:val="clear" w:color="000000" w:fill="D8D8D8"/>
            <w:noWrap/>
            <w:vAlign w:val="bottom"/>
            <w:hideMark/>
          </w:tcPr>
          <w:p w:rsidR="00EA5BF2" w:rsidRPr="00EA5BF2" w:rsidRDefault="00EA5BF2" w:rsidP="00EA5BF2">
            <w:pPr>
              <w:suppressAutoHyphens w:val="0"/>
              <w:jc w:val="center"/>
              <w:rPr>
                <w:b/>
                <w:bCs/>
                <w:color w:val="000000"/>
              </w:rPr>
            </w:pPr>
            <w:r w:rsidRPr="00EA5BF2">
              <w:rPr>
                <w:b/>
                <w:bCs/>
                <w:color w:val="000000"/>
              </w:rPr>
              <w:t>Considerando Informações Não Mencionadas</w:t>
            </w:r>
          </w:p>
        </w:tc>
        <w:tc>
          <w:tcPr>
            <w:tcW w:w="4394"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4F775A" w:rsidRPr="009C77C7" w:rsidRDefault="004F775A" w:rsidP="004F775A">
            <w:pPr>
              <w:jc w:val="center"/>
              <w:rPr>
                <w:b/>
                <w:bCs/>
                <w:color w:val="000000"/>
              </w:rPr>
            </w:pPr>
            <w:r w:rsidRPr="009C77C7">
              <w:rPr>
                <w:b/>
                <w:bCs/>
                <w:color w:val="000000"/>
              </w:rPr>
              <w:t>Desconsiderando Informações</w:t>
            </w:r>
          </w:p>
          <w:p w:rsidR="00EA5BF2" w:rsidRPr="00EA5BF2" w:rsidRDefault="004F775A" w:rsidP="004F775A">
            <w:pPr>
              <w:jc w:val="center"/>
              <w:rPr>
                <w:b/>
                <w:bCs/>
                <w:color w:val="000000"/>
              </w:rPr>
            </w:pPr>
            <w:r w:rsidRPr="009C77C7">
              <w:rPr>
                <w:b/>
                <w:bCs/>
                <w:color w:val="000000"/>
              </w:rPr>
              <w:t xml:space="preserve"> Não Mencionadas</w:t>
            </w:r>
          </w:p>
        </w:tc>
      </w:tr>
      <w:tr w:rsidR="00EA5BF2" w:rsidRPr="00EA5BF2" w:rsidTr="00EA5BF2">
        <w:trPr>
          <w:trHeight w:val="255"/>
        </w:trPr>
        <w:tc>
          <w:tcPr>
            <w:tcW w:w="2440" w:type="dxa"/>
            <w:gridSpan w:val="2"/>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1. Mensuração Inicial</w:t>
            </w:r>
          </w:p>
        </w:tc>
        <w:tc>
          <w:tcPr>
            <w:tcW w:w="334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color w:val="000000"/>
              </w:rPr>
            </w:pPr>
            <w:r w:rsidRPr="00EA5BF2">
              <w:rPr>
                <w:color w:val="000000"/>
              </w:rPr>
              <w:t> </w:t>
            </w:r>
          </w:p>
        </w:tc>
        <w:tc>
          <w:tcPr>
            <w:tcW w:w="1185"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559"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r>
      <w:tr w:rsidR="00EA5BF2" w:rsidRPr="00EA5BF2" w:rsidTr="00EA5BF2">
        <w:trPr>
          <w:trHeight w:val="255"/>
        </w:trPr>
        <w:tc>
          <w:tcPr>
            <w:tcW w:w="5780" w:type="dxa"/>
            <w:gridSpan w:val="3"/>
            <w:tcBorders>
              <w:top w:val="single" w:sz="4" w:space="0" w:color="auto"/>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Custo de Aquisição</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1,000</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Valor Justo</w:t>
            </w:r>
          </w:p>
        </w:tc>
        <w:tc>
          <w:tcPr>
            <w:tcW w:w="1185"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559"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8" w:type="dxa"/>
            <w:tcBorders>
              <w:top w:val="nil"/>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r>
      <w:tr w:rsidR="00EA5BF2" w:rsidRPr="009C77C7" w:rsidTr="00EA5BF2">
        <w:trPr>
          <w:trHeight w:val="255"/>
        </w:trPr>
        <w:tc>
          <w:tcPr>
            <w:tcW w:w="1480" w:type="dxa"/>
            <w:tcBorders>
              <w:top w:val="single" w:sz="4" w:space="0" w:color="auto"/>
              <w:left w:val="nil"/>
              <w:bottom w:val="nil"/>
              <w:right w:val="nil"/>
            </w:tcBorders>
            <w:shd w:val="clear" w:color="auto" w:fill="auto"/>
            <w:noWrap/>
            <w:vAlign w:val="bottom"/>
            <w:hideMark/>
          </w:tcPr>
          <w:p w:rsidR="00EA5BF2" w:rsidRPr="00EA5BF2" w:rsidRDefault="00EA5BF2" w:rsidP="00EA5BF2">
            <w:pPr>
              <w:suppressAutoHyphens w:val="0"/>
              <w:rPr>
                <w:b/>
                <w:bCs/>
                <w:color w:val="000000"/>
              </w:rPr>
            </w:pPr>
            <w:r w:rsidRPr="009C77C7">
              <w:rPr>
                <w:b/>
                <w:bCs/>
                <w:color w:val="000000"/>
              </w:rPr>
              <w:t>Índice</w:t>
            </w:r>
            <w:r w:rsidRPr="00EA5BF2">
              <w:rPr>
                <w:b/>
                <w:bCs/>
                <w:color w:val="000000"/>
              </w:rPr>
              <w:t xml:space="preserve"> H</w:t>
            </w:r>
          </w:p>
        </w:tc>
        <w:tc>
          <w:tcPr>
            <w:tcW w:w="960" w:type="dxa"/>
            <w:tcBorders>
              <w:top w:val="single" w:sz="4" w:space="0" w:color="auto"/>
              <w:left w:val="nil"/>
              <w:bottom w:val="nil"/>
              <w:right w:val="nil"/>
            </w:tcBorders>
            <w:shd w:val="clear" w:color="auto" w:fill="auto"/>
            <w:noWrap/>
            <w:vAlign w:val="bottom"/>
            <w:hideMark/>
          </w:tcPr>
          <w:p w:rsidR="00EA5BF2" w:rsidRPr="00EA5BF2" w:rsidRDefault="00EA5BF2" w:rsidP="00EA5BF2">
            <w:pPr>
              <w:suppressAutoHyphens w:val="0"/>
              <w:rPr>
                <w:b/>
                <w:bCs/>
                <w:color w:val="000000"/>
              </w:rPr>
            </w:pPr>
          </w:p>
        </w:tc>
        <w:tc>
          <w:tcPr>
            <w:tcW w:w="3340" w:type="dxa"/>
            <w:tcBorders>
              <w:top w:val="single" w:sz="4" w:space="0" w:color="auto"/>
              <w:left w:val="nil"/>
              <w:bottom w:val="nil"/>
              <w:right w:val="single" w:sz="4" w:space="0" w:color="auto"/>
            </w:tcBorders>
            <w:shd w:val="clear" w:color="auto" w:fill="auto"/>
            <w:noWrap/>
            <w:vAlign w:val="bottom"/>
            <w:hideMark/>
          </w:tcPr>
          <w:p w:rsidR="00EA5BF2" w:rsidRPr="00EA5BF2" w:rsidRDefault="00EA5BF2" w:rsidP="00EA5BF2">
            <w:pPr>
              <w:suppressAutoHyphens w:val="0"/>
              <w:rPr>
                <w:b/>
                <w:bCs/>
                <w:color w:val="000000"/>
              </w:rPr>
            </w:pPr>
          </w:p>
        </w:tc>
        <w:tc>
          <w:tcPr>
            <w:tcW w:w="1185" w:type="dxa"/>
            <w:tcBorders>
              <w:top w:val="single" w:sz="4" w:space="0" w:color="auto"/>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c>
          <w:tcPr>
            <w:tcW w:w="1276" w:type="dxa"/>
            <w:tcBorders>
              <w:top w:val="single" w:sz="4" w:space="0" w:color="auto"/>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c>
          <w:tcPr>
            <w:tcW w:w="1276" w:type="dxa"/>
            <w:tcBorders>
              <w:top w:val="single" w:sz="4" w:space="0" w:color="auto"/>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c>
          <w:tcPr>
            <w:tcW w:w="1417" w:type="dxa"/>
            <w:tcBorders>
              <w:top w:val="single" w:sz="4" w:space="0" w:color="auto"/>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c>
          <w:tcPr>
            <w:tcW w:w="1559" w:type="dxa"/>
            <w:tcBorders>
              <w:top w:val="single" w:sz="4" w:space="0" w:color="auto"/>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c>
          <w:tcPr>
            <w:tcW w:w="1418" w:type="dxa"/>
            <w:tcBorders>
              <w:top w:val="single" w:sz="4" w:space="0" w:color="auto"/>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1,000</w:t>
            </w:r>
          </w:p>
        </w:tc>
      </w:tr>
      <w:tr w:rsidR="00EA5BF2" w:rsidRPr="00EA5BF2" w:rsidTr="00EA5BF2">
        <w:trPr>
          <w:trHeight w:val="255"/>
        </w:trPr>
        <w:tc>
          <w:tcPr>
            <w:tcW w:w="2440" w:type="dxa"/>
            <w:gridSpan w:val="2"/>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2. Perdas Estimadas</w:t>
            </w:r>
          </w:p>
        </w:tc>
        <w:tc>
          <w:tcPr>
            <w:tcW w:w="3340"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color w:val="000000"/>
              </w:rPr>
            </w:pPr>
            <w:r w:rsidRPr="00EA5BF2">
              <w:rPr>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418"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r>
      <w:tr w:rsidR="00EA5BF2" w:rsidRPr="00EA5BF2" w:rsidTr="00EA5BF2">
        <w:trPr>
          <w:trHeight w:val="255"/>
        </w:trPr>
        <w:tc>
          <w:tcPr>
            <w:tcW w:w="5780" w:type="dxa"/>
            <w:gridSpan w:val="3"/>
            <w:tcBorders>
              <w:top w:val="single" w:sz="4" w:space="0" w:color="auto"/>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Teste Realizado Com Perdas</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0,268</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0,293</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0,268</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0,379</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0,407</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Teste Realizado Sem Perdas</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0,439</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0,439</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0,390</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0,621</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0,600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0,593</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Não Mencionado</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0,293</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0,268</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0,341</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r>
      <w:tr w:rsidR="00EA5BF2" w:rsidRPr="009C77C7" w:rsidTr="00EA5BF2">
        <w:trPr>
          <w:trHeight w:val="255"/>
        </w:trPr>
        <w:tc>
          <w:tcPr>
            <w:tcW w:w="1480"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9C77C7">
              <w:rPr>
                <w:b/>
                <w:bCs/>
                <w:color w:val="000000"/>
              </w:rPr>
              <w:t>Índice</w:t>
            </w:r>
            <w:r w:rsidRPr="00EA5BF2">
              <w:rPr>
                <w:b/>
                <w:bCs/>
                <w:color w:val="000000"/>
              </w:rPr>
              <w:t xml:space="preserve"> H</w:t>
            </w:r>
          </w:p>
        </w:tc>
        <w:tc>
          <w:tcPr>
            <w:tcW w:w="960"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3340"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0,350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0,350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0,341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0,529</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0,520</w:t>
            </w:r>
          </w:p>
        </w:tc>
        <w:tc>
          <w:tcPr>
            <w:tcW w:w="1418" w:type="dxa"/>
            <w:tcBorders>
              <w:top w:val="single" w:sz="4" w:space="0" w:color="auto"/>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0,517</w:t>
            </w:r>
          </w:p>
        </w:tc>
      </w:tr>
      <w:tr w:rsidR="00EA5BF2" w:rsidRPr="00EA5BF2" w:rsidTr="00EA5BF2">
        <w:trPr>
          <w:trHeight w:val="255"/>
        </w:trPr>
        <w:tc>
          <w:tcPr>
            <w:tcW w:w="2440" w:type="dxa"/>
            <w:gridSpan w:val="2"/>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3. Perdas Estimadas</w:t>
            </w:r>
          </w:p>
        </w:tc>
        <w:tc>
          <w:tcPr>
            <w:tcW w:w="334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color w:val="000000"/>
              </w:rPr>
            </w:pPr>
            <w:r w:rsidRPr="00EA5BF2">
              <w:rPr>
                <w:color w:val="000000"/>
              </w:rPr>
              <w:t> </w:t>
            </w:r>
          </w:p>
        </w:tc>
        <w:tc>
          <w:tcPr>
            <w:tcW w:w="1185"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559"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r>
      <w:tr w:rsidR="00EA5BF2" w:rsidRPr="00EA5BF2" w:rsidTr="00EA5BF2">
        <w:trPr>
          <w:trHeight w:val="255"/>
        </w:trPr>
        <w:tc>
          <w:tcPr>
            <w:tcW w:w="5780" w:type="dxa"/>
            <w:gridSpan w:val="3"/>
            <w:tcBorders>
              <w:top w:val="single" w:sz="4" w:space="0" w:color="auto"/>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Realizou Teste</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0,707</w:t>
            </w:r>
          </w:p>
        </w:tc>
        <w:tc>
          <w:tcPr>
            <w:tcW w:w="1276"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0,732</w:t>
            </w:r>
          </w:p>
        </w:tc>
        <w:tc>
          <w:tcPr>
            <w:tcW w:w="1276"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0,659</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r>
      <w:tr w:rsidR="00EA5BF2" w:rsidRPr="00EA5BF2" w:rsidTr="00EA5BF2">
        <w:trPr>
          <w:trHeight w:val="255"/>
        </w:trPr>
        <w:tc>
          <w:tcPr>
            <w:tcW w:w="5780" w:type="dxa"/>
            <w:gridSpan w:val="3"/>
            <w:tcBorders>
              <w:top w:val="nil"/>
              <w:left w:val="nil"/>
              <w:bottom w:val="single" w:sz="4" w:space="0" w:color="auto"/>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Não Mencionado</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0,293</w:t>
            </w:r>
          </w:p>
        </w:tc>
        <w:tc>
          <w:tcPr>
            <w:tcW w:w="1276"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0,268</w:t>
            </w:r>
          </w:p>
        </w:tc>
        <w:tc>
          <w:tcPr>
            <w:tcW w:w="1276"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0,341</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r>
      <w:tr w:rsidR="009C77C7" w:rsidRPr="00EA5BF2" w:rsidTr="00EA5BF2">
        <w:trPr>
          <w:trHeight w:val="255"/>
        </w:trPr>
        <w:tc>
          <w:tcPr>
            <w:tcW w:w="148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9C77C7">
              <w:rPr>
                <w:b/>
                <w:bCs/>
                <w:color w:val="000000"/>
              </w:rPr>
              <w:t>Índice</w:t>
            </w:r>
            <w:r w:rsidRPr="00EA5BF2">
              <w:rPr>
                <w:b/>
                <w:bCs/>
                <w:color w:val="000000"/>
              </w:rPr>
              <w:t xml:space="preserve"> H</w:t>
            </w:r>
          </w:p>
        </w:tc>
        <w:tc>
          <w:tcPr>
            <w:tcW w:w="96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3340"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0,586</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0,607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0,550</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0,000</w:t>
            </w:r>
          </w:p>
        </w:tc>
        <w:tc>
          <w:tcPr>
            <w:tcW w:w="1559" w:type="dxa"/>
            <w:tcBorders>
              <w:top w:val="nil"/>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0,000</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0,000</w:t>
            </w:r>
          </w:p>
        </w:tc>
      </w:tr>
      <w:tr w:rsidR="00EA5BF2" w:rsidRPr="00EA5BF2" w:rsidTr="00EA5BF2">
        <w:trPr>
          <w:trHeight w:val="255"/>
        </w:trPr>
        <w:tc>
          <w:tcPr>
            <w:tcW w:w="2440" w:type="dxa"/>
            <w:gridSpan w:val="2"/>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4. Método de Depreciação</w:t>
            </w:r>
          </w:p>
        </w:tc>
        <w:tc>
          <w:tcPr>
            <w:tcW w:w="334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color w:val="000000"/>
              </w:rPr>
            </w:pPr>
            <w:r w:rsidRPr="00EA5BF2">
              <w:rPr>
                <w:color w:val="000000"/>
              </w:rPr>
              <w:t> </w:t>
            </w:r>
          </w:p>
        </w:tc>
        <w:tc>
          <w:tcPr>
            <w:tcW w:w="1185"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559"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r>
      <w:tr w:rsidR="00EA5BF2" w:rsidRPr="00EA5BF2" w:rsidTr="00EA5BF2">
        <w:trPr>
          <w:trHeight w:val="255"/>
        </w:trPr>
        <w:tc>
          <w:tcPr>
            <w:tcW w:w="5780" w:type="dxa"/>
            <w:gridSpan w:val="3"/>
            <w:tcBorders>
              <w:top w:val="single" w:sz="4" w:space="0" w:color="auto"/>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Linear</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0,951</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0,976</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0,951</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0,951</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0,976</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0,951</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Saldos Decrescentes</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Unidades Produzidas</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0,000</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Linear/Unidades Prod.</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0,049</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0,024</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0,049</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0,049</w:t>
            </w:r>
          </w:p>
        </w:tc>
        <w:tc>
          <w:tcPr>
            <w:tcW w:w="1559"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0,024</w:t>
            </w:r>
          </w:p>
        </w:tc>
        <w:tc>
          <w:tcPr>
            <w:tcW w:w="1418" w:type="dxa"/>
            <w:tcBorders>
              <w:top w:val="nil"/>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0,049</w:t>
            </w:r>
          </w:p>
        </w:tc>
      </w:tr>
      <w:tr w:rsidR="00EA5BF2" w:rsidRPr="009C77C7" w:rsidTr="00EA5BF2">
        <w:trPr>
          <w:trHeight w:val="255"/>
        </w:trPr>
        <w:tc>
          <w:tcPr>
            <w:tcW w:w="1480"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9C77C7">
              <w:rPr>
                <w:b/>
                <w:bCs/>
                <w:color w:val="000000"/>
              </w:rPr>
              <w:t>Índice</w:t>
            </w:r>
            <w:r w:rsidRPr="00EA5BF2">
              <w:rPr>
                <w:b/>
                <w:bCs/>
                <w:color w:val="000000"/>
              </w:rPr>
              <w:t xml:space="preserve"> H</w:t>
            </w:r>
          </w:p>
        </w:tc>
        <w:tc>
          <w:tcPr>
            <w:tcW w:w="960"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3340"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0,907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0,952</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0,907</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0,907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0,952</w:t>
            </w:r>
          </w:p>
        </w:tc>
        <w:tc>
          <w:tcPr>
            <w:tcW w:w="1418" w:type="dxa"/>
            <w:tcBorders>
              <w:top w:val="single" w:sz="4" w:space="0" w:color="auto"/>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0,907</w:t>
            </w:r>
          </w:p>
        </w:tc>
      </w:tr>
      <w:tr w:rsidR="00EA5BF2" w:rsidRPr="00EA5BF2" w:rsidTr="00EA5BF2">
        <w:trPr>
          <w:trHeight w:val="255"/>
        </w:trPr>
        <w:tc>
          <w:tcPr>
            <w:tcW w:w="5780" w:type="dxa"/>
            <w:gridSpan w:val="3"/>
            <w:tcBorders>
              <w:top w:val="single" w:sz="4" w:space="0" w:color="auto"/>
              <w:left w:val="nil"/>
              <w:bottom w:val="single" w:sz="4" w:space="0" w:color="auto"/>
              <w:right w:val="single" w:sz="4" w:space="0" w:color="000000"/>
            </w:tcBorders>
            <w:shd w:val="clear" w:color="auto" w:fill="auto"/>
            <w:vAlign w:val="bottom"/>
            <w:hideMark/>
          </w:tcPr>
          <w:p w:rsidR="00EA5BF2" w:rsidRPr="00EA5BF2" w:rsidRDefault="00EA5BF2" w:rsidP="00EA5BF2">
            <w:pPr>
              <w:suppressAutoHyphens w:val="0"/>
              <w:rPr>
                <w:b/>
                <w:bCs/>
                <w:color w:val="000000"/>
              </w:rPr>
            </w:pPr>
            <w:r w:rsidRPr="00EA5BF2">
              <w:rPr>
                <w:b/>
                <w:bCs/>
                <w:color w:val="000000"/>
              </w:rPr>
              <w:t>5. Custos Estimado</w:t>
            </w:r>
            <w:r w:rsidRPr="009C77C7">
              <w:rPr>
                <w:b/>
                <w:bCs/>
                <w:color w:val="000000"/>
              </w:rPr>
              <w:t>s</w:t>
            </w:r>
            <w:r w:rsidRPr="00EA5BF2">
              <w:rPr>
                <w:b/>
                <w:bCs/>
                <w:color w:val="000000"/>
              </w:rPr>
              <w:t xml:space="preserve"> de Desmontagem, Remoção ou Restauração</w:t>
            </w:r>
          </w:p>
        </w:tc>
        <w:tc>
          <w:tcPr>
            <w:tcW w:w="1185" w:type="dxa"/>
            <w:tcBorders>
              <w:top w:val="nil"/>
              <w:left w:val="nil"/>
              <w:bottom w:val="single" w:sz="4" w:space="0" w:color="auto"/>
              <w:right w:val="single" w:sz="4" w:space="0" w:color="auto"/>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nil"/>
              <w:left w:val="nil"/>
              <w:bottom w:val="single" w:sz="4" w:space="0" w:color="auto"/>
              <w:right w:val="single" w:sz="4" w:space="0" w:color="auto"/>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nil"/>
              <w:left w:val="nil"/>
              <w:bottom w:val="single" w:sz="4" w:space="0" w:color="auto"/>
              <w:right w:val="single" w:sz="4" w:space="0" w:color="auto"/>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nil"/>
              <w:left w:val="nil"/>
              <w:bottom w:val="single" w:sz="4" w:space="0" w:color="auto"/>
              <w:right w:val="single" w:sz="4" w:space="0" w:color="auto"/>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2014</w:t>
            </w:r>
          </w:p>
        </w:tc>
        <w:tc>
          <w:tcPr>
            <w:tcW w:w="1559" w:type="dxa"/>
            <w:tcBorders>
              <w:top w:val="nil"/>
              <w:left w:val="nil"/>
              <w:bottom w:val="single" w:sz="4" w:space="0" w:color="auto"/>
              <w:right w:val="single" w:sz="4" w:space="0" w:color="auto"/>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2015</w:t>
            </w:r>
          </w:p>
        </w:tc>
        <w:tc>
          <w:tcPr>
            <w:tcW w:w="1418" w:type="dxa"/>
            <w:tcBorders>
              <w:top w:val="nil"/>
              <w:left w:val="nil"/>
              <w:bottom w:val="single" w:sz="4" w:space="0" w:color="auto"/>
              <w:right w:val="nil"/>
            </w:tcBorders>
            <w:shd w:val="clear" w:color="auto" w:fill="auto"/>
            <w:noWrap/>
            <w:vAlign w:val="center"/>
            <w:hideMark/>
          </w:tcPr>
          <w:p w:rsidR="00EA5BF2" w:rsidRPr="00EA5BF2" w:rsidRDefault="00EA5BF2" w:rsidP="00EA5BF2">
            <w:pPr>
              <w:suppressAutoHyphens w:val="0"/>
              <w:jc w:val="center"/>
              <w:rPr>
                <w:b/>
                <w:bCs/>
                <w:color w:val="000000"/>
              </w:rPr>
            </w:pPr>
            <w:r w:rsidRPr="00EA5BF2">
              <w:rPr>
                <w:b/>
                <w:bCs/>
                <w:color w:val="000000"/>
              </w:rPr>
              <w:t>2016</w:t>
            </w:r>
          </w:p>
        </w:tc>
      </w:tr>
      <w:tr w:rsidR="00EA5BF2" w:rsidRPr="00EA5BF2" w:rsidTr="00EA5BF2">
        <w:trPr>
          <w:trHeight w:val="255"/>
        </w:trPr>
        <w:tc>
          <w:tcPr>
            <w:tcW w:w="5780" w:type="dxa"/>
            <w:gridSpan w:val="3"/>
            <w:tcBorders>
              <w:top w:val="nil"/>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Apurado</w:t>
            </w:r>
          </w:p>
        </w:tc>
        <w:tc>
          <w:tcPr>
            <w:tcW w:w="1185"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0,488</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0,512</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0,512</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r>
      <w:tr w:rsidR="00EA5BF2" w:rsidRPr="00EA5BF2" w:rsidTr="00EA5BF2">
        <w:trPr>
          <w:trHeight w:val="255"/>
        </w:trPr>
        <w:tc>
          <w:tcPr>
            <w:tcW w:w="5780" w:type="dxa"/>
            <w:gridSpan w:val="3"/>
            <w:tcBorders>
              <w:top w:val="nil"/>
              <w:left w:val="nil"/>
              <w:bottom w:val="single" w:sz="4" w:space="0" w:color="auto"/>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Não Mencionado</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0,512</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0,488</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0,488</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r>
      <w:tr w:rsidR="00EA5BF2" w:rsidRPr="009C77C7" w:rsidTr="00EA5BF2">
        <w:trPr>
          <w:trHeight w:val="255"/>
        </w:trPr>
        <w:tc>
          <w:tcPr>
            <w:tcW w:w="148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9C77C7">
              <w:rPr>
                <w:b/>
                <w:bCs/>
                <w:color w:val="000000"/>
              </w:rPr>
              <w:t>Índice</w:t>
            </w:r>
            <w:r w:rsidRPr="00EA5BF2">
              <w:rPr>
                <w:b/>
                <w:bCs/>
                <w:color w:val="000000"/>
              </w:rPr>
              <w:t xml:space="preserve"> H</w:t>
            </w:r>
          </w:p>
        </w:tc>
        <w:tc>
          <w:tcPr>
            <w:tcW w:w="960"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3340"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0,500</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0,500</w:t>
            </w:r>
          </w:p>
        </w:tc>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418" w:type="dxa"/>
            <w:tcBorders>
              <w:top w:val="nil"/>
              <w:left w:val="single" w:sz="4" w:space="0" w:color="auto"/>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r>
      <w:tr w:rsidR="00EA5BF2" w:rsidRPr="00EA5BF2" w:rsidTr="00EA5BF2">
        <w:trPr>
          <w:trHeight w:val="255"/>
        </w:trPr>
        <w:tc>
          <w:tcPr>
            <w:tcW w:w="5780" w:type="dxa"/>
            <w:gridSpan w:val="3"/>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rPr>
                <w:b/>
                <w:bCs/>
                <w:color w:val="000000"/>
              </w:rPr>
            </w:pPr>
            <w:r w:rsidRPr="00EA5BF2">
              <w:rPr>
                <w:b/>
                <w:bCs/>
                <w:color w:val="000000"/>
              </w:rPr>
              <w:t>6. Imobilizado com Valores Reavaliados</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2015</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2016</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 </w:t>
            </w:r>
          </w:p>
        </w:tc>
        <w:tc>
          <w:tcPr>
            <w:tcW w:w="1418" w:type="dxa"/>
            <w:tcBorders>
              <w:top w:val="single" w:sz="4" w:space="0" w:color="auto"/>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b/>
                <w:bCs/>
                <w:color w:val="000000"/>
              </w:rPr>
            </w:pPr>
            <w:r w:rsidRPr="00EA5BF2">
              <w:rPr>
                <w:b/>
                <w:bCs/>
                <w:color w:val="000000"/>
              </w:rPr>
              <w:t> </w:t>
            </w:r>
          </w:p>
        </w:tc>
      </w:tr>
      <w:tr w:rsidR="00EA5BF2" w:rsidRPr="00EA5BF2" w:rsidTr="00EA5BF2">
        <w:trPr>
          <w:trHeight w:val="255"/>
        </w:trPr>
        <w:tc>
          <w:tcPr>
            <w:tcW w:w="5780" w:type="dxa"/>
            <w:gridSpan w:val="3"/>
            <w:tcBorders>
              <w:top w:val="single" w:sz="4" w:space="0" w:color="auto"/>
              <w:left w:val="nil"/>
              <w:bottom w:val="nil"/>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Apurado</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0,171</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0,146</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0,146</w:t>
            </w:r>
          </w:p>
        </w:tc>
        <w:tc>
          <w:tcPr>
            <w:tcW w:w="1417"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559" w:type="dxa"/>
            <w:tcBorders>
              <w:top w:val="nil"/>
              <w:left w:val="nil"/>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c>
          <w:tcPr>
            <w:tcW w:w="1418" w:type="dxa"/>
            <w:tcBorders>
              <w:top w:val="nil"/>
              <w:left w:val="single" w:sz="4" w:space="0" w:color="auto"/>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 </w:t>
            </w:r>
          </w:p>
        </w:tc>
      </w:tr>
      <w:tr w:rsidR="00EA5BF2" w:rsidRPr="00EA5BF2" w:rsidTr="00EA5BF2">
        <w:trPr>
          <w:trHeight w:val="255"/>
        </w:trPr>
        <w:tc>
          <w:tcPr>
            <w:tcW w:w="5780" w:type="dxa"/>
            <w:gridSpan w:val="3"/>
            <w:tcBorders>
              <w:top w:val="nil"/>
              <w:left w:val="nil"/>
              <w:bottom w:val="single" w:sz="4" w:space="0" w:color="auto"/>
              <w:right w:val="single" w:sz="4" w:space="0" w:color="000000"/>
            </w:tcBorders>
            <w:shd w:val="clear" w:color="auto" w:fill="auto"/>
            <w:noWrap/>
            <w:vAlign w:val="bottom"/>
            <w:hideMark/>
          </w:tcPr>
          <w:p w:rsidR="00EA5BF2" w:rsidRPr="00EA5BF2" w:rsidRDefault="00EA5BF2" w:rsidP="00EA5BF2">
            <w:pPr>
              <w:suppressAutoHyphens w:val="0"/>
              <w:rPr>
                <w:color w:val="000000"/>
              </w:rPr>
            </w:pPr>
            <w:r w:rsidRPr="00EA5BF2">
              <w:rPr>
                <w:color w:val="000000"/>
              </w:rPr>
              <w:t>Não Mencionado</w:t>
            </w:r>
          </w:p>
        </w:tc>
        <w:tc>
          <w:tcPr>
            <w:tcW w:w="1185"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0,829</w:t>
            </w:r>
          </w:p>
        </w:tc>
        <w:tc>
          <w:tcPr>
            <w:tcW w:w="1276" w:type="dxa"/>
            <w:tcBorders>
              <w:top w:val="nil"/>
              <w:left w:val="nil"/>
              <w:bottom w:val="nil"/>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0,854</w:t>
            </w:r>
          </w:p>
        </w:tc>
        <w:tc>
          <w:tcPr>
            <w:tcW w:w="1276" w:type="dxa"/>
            <w:tcBorders>
              <w:top w:val="nil"/>
              <w:left w:val="single" w:sz="4" w:space="0" w:color="auto"/>
              <w:bottom w:val="nil"/>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0,854</w:t>
            </w:r>
          </w:p>
        </w:tc>
        <w:tc>
          <w:tcPr>
            <w:tcW w:w="1417" w:type="dxa"/>
            <w:tcBorders>
              <w:top w:val="nil"/>
              <w:left w:val="nil"/>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c>
          <w:tcPr>
            <w:tcW w:w="1418" w:type="dxa"/>
            <w:tcBorders>
              <w:top w:val="nil"/>
              <w:left w:val="nil"/>
              <w:bottom w:val="single" w:sz="4" w:space="0" w:color="auto"/>
              <w:right w:val="nil"/>
            </w:tcBorders>
            <w:shd w:val="clear" w:color="auto" w:fill="auto"/>
            <w:noWrap/>
            <w:vAlign w:val="bottom"/>
            <w:hideMark/>
          </w:tcPr>
          <w:p w:rsidR="00EA5BF2" w:rsidRPr="00EA5BF2" w:rsidRDefault="00EA5BF2" w:rsidP="00EA5BF2">
            <w:pPr>
              <w:suppressAutoHyphens w:val="0"/>
              <w:jc w:val="center"/>
              <w:rPr>
                <w:color w:val="000000"/>
              </w:rPr>
            </w:pPr>
            <w:r w:rsidRPr="00EA5BF2">
              <w:rPr>
                <w:color w:val="000000"/>
              </w:rPr>
              <w:t>-</w:t>
            </w:r>
          </w:p>
        </w:tc>
      </w:tr>
      <w:tr w:rsidR="00EA5BF2" w:rsidRPr="009C77C7" w:rsidTr="00EA5BF2">
        <w:trPr>
          <w:trHeight w:val="255"/>
        </w:trPr>
        <w:tc>
          <w:tcPr>
            <w:tcW w:w="1480" w:type="dxa"/>
            <w:tcBorders>
              <w:top w:val="single" w:sz="4" w:space="0" w:color="auto"/>
              <w:left w:val="nil"/>
              <w:bottom w:val="single" w:sz="4" w:space="0" w:color="auto"/>
              <w:right w:val="nil"/>
            </w:tcBorders>
            <w:shd w:val="clear" w:color="auto" w:fill="auto"/>
            <w:noWrap/>
            <w:vAlign w:val="bottom"/>
            <w:hideMark/>
          </w:tcPr>
          <w:p w:rsidR="00EA5BF2" w:rsidRPr="009C77C7" w:rsidRDefault="004F775A">
            <w:pPr>
              <w:rPr>
                <w:b/>
                <w:bCs/>
                <w:color w:val="000000"/>
              </w:rPr>
            </w:pPr>
            <w:r w:rsidRPr="009C77C7">
              <w:rPr>
                <w:b/>
                <w:bCs/>
                <w:color w:val="000000"/>
              </w:rPr>
              <w:t>Índice</w:t>
            </w:r>
            <w:r w:rsidR="00EA5BF2" w:rsidRPr="009C77C7">
              <w:rPr>
                <w:b/>
                <w:bCs/>
                <w:color w:val="000000"/>
              </w:rPr>
              <w:t xml:space="preserve"> H</w:t>
            </w:r>
          </w:p>
        </w:tc>
        <w:tc>
          <w:tcPr>
            <w:tcW w:w="960" w:type="dxa"/>
            <w:tcBorders>
              <w:top w:val="single" w:sz="4" w:space="0" w:color="auto"/>
              <w:left w:val="nil"/>
              <w:bottom w:val="single" w:sz="4" w:space="0" w:color="auto"/>
              <w:right w:val="nil"/>
            </w:tcBorders>
            <w:shd w:val="clear" w:color="auto" w:fill="auto"/>
            <w:noWrap/>
            <w:vAlign w:val="bottom"/>
            <w:hideMark/>
          </w:tcPr>
          <w:p w:rsidR="00EA5BF2" w:rsidRPr="009C77C7" w:rsidRDefault="00EA5BF2">
            <w:pPr>
              <w:rPr>
                <w:b/>
                <w:bCs/>
                <w:color w:val="000000"/>
              </w:rPr>
            </w:pPr>
            <w:r w:rsidRPr="009C77C7">
              <w:rPr>
                <w:b/>
                <w:bCs/>
                <w:color w:val="000000"/>
              </w:rPr>
              <w:t> </w:t>
            </w:r>
          </w:p>
        </w:tc>
        <w:tc>
          <w:tcPr>
            <w:tcW w:w="3340" w:type="dxa"/>
            <w:tcBorders>
              <w:top w:val="single" w:sz="4" w:space="0" w:color="auto"/>
              <w:left w:val="nil"/>
              <w:bottom w:val="single" w:sz="4" w:space="0" w:color="auto"/>
              <w:right w:val="single" w:sz="4" w:space="0" w:color="auto"/>
            </w:tcBorders>
            <w:shd w:val="clear" w:color="auto" w:fill="auto"/>
            <w:noWrap/>
            <w:vAlign w:val="bottom"/>
            <w:hideMark/>
          </w:tcPr>
          <w:p w:rsidR="00EA5BF2" w:rsidRPr="009C77C7" w:rsidRDefault="00EA5BF2">
            <w:pPr>
              <w:rPr>
                <w:b/>
                <w:bCs/>
                <w:color w:val="000000"/>
              </w:rPr>
            </w:pPr>
            <w:r w:rsidRPr="009C77C7">
              <w:rPr>
                <w:b/>
                <w:bCs/>
                <w:color w:val="000000"/>
              </w:rPr>
              <w:t> </w:t>
            </w:r>
          </w:p>
        </w:tc>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9C77C7" w:rsidRDefault="00EA5BF2">
            <w:pPr>
              <w:jc w:val="center"/>
              <w:rPr>
                <w:b/>
                <w:bCs/>
                <w:color w:val="000000"/>
              </w:rPr>
            </w:pPr>
            <w:r w:rsidRPr="009C77C7">
              <w:rPr>
                <w:b/>
                <w:bCs/>
                <w:color w:val="000000"/>
              </w:rPr>
              <w:t>0,717</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9C77C7" w:rsidRDefault="00EA5BF2">
            <w:pPr>
              <w:jc w:val="center"/>
              <w:rPr>
                <w:b/>
                <w:bCs/>
                <w:color w:val="000000"/>
              </w:rPr>
            </w:pPr>
            <w:r w:rsidRPr="009C77C7">
              <w:rPr>
                <w:b/>
                <w:bCs/>
                <w:color w:val="000000"/>
              </w:rPr>
              <w:t>0,750</w:t>
            </w:r>
          </w:p>
        </w:tc>
        <w:tc>
          <w:tcPr>
            <w:tcW w:w="1276" w:type="dxa"/>
            <w:tcBorders>
              <w:top w:val="single" w:sz="4" w:space="0" w:color="auto"/>
              <w:left w:val="single" w:sz="4" w:space="0" w:color="auto"/>
              <w:bottom w:val="single" w:sz="4" w:space="0" w:color="auto"/>
              <w:right w:val="nil"/>
            </w:tcBorders>
            <w:shd w:val="clear" w:color="auto" w:fill="auto"/>
            <w:noWrap/>
            <w:vAlign w:val="bottom"/>
            <w:hideMark/>
          </w:tcPr>
          <w:p w:rsidR="00EA5BF2" w:rsidRPr="009C77C7" w:rsidRDefault="00EA5BF2">
            <w:pPr>
              <w:jc w:val="center"/>
              <w:rPr>
                <w:b/>
                <w:bCs/>
                <w:color w:val="000000"/>
              </w:rPr>
            </w:pPr>
            <w:r w:rsidRPr="009C77C7">
              <w:rPr>
                <w:b/>
                <w:bCs/>
                <w:color w:val="000000"/>
              </w:rPr>
              <w:t>0,750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5BF2" w:rsidRPr="009C77C7" w:rsidRDefault="00EA5BF2">
            <w:pPr>
              <w:jc w:val="center"/>
              <w:rPr>
                <w:color w:val="000000"/>
              </w:rPr>
            </w:pPr>
            <w:r w:rsidRPr="009C77C7">
              <w:rPr>
                <w:color w:val="000000"/>
              </w:rPr>
              <w:t>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EA5BF2" w:rsidRPr="009C77C7" w:rsidRDefault="00EA5BF2">
            <w:pPr>
              <w:jc w:val="center"/>
              <w:rPr>
                <w:color w:val="000000"/>
              </w:rPr>
            </w:pPr>
            <w:r w:rsidRPr="009C77C7">
              <w:rPr>
                <w:color w:val="000000"/>
              </w:rPr>
              <w:t> </w:t>
            </w:r>
          </w:p>
        </w:tc>
        <w:tc>
          <w:tcPr>
            <w:tcW w:w="1418" w:type="dxa"/>
            <w:tcBorders>
              <w:top w:val="single" w:sz="4" w:space="0" w:color="auto"/>
              <w:left w:val="nil"/>
              <w:bottom w:val="single" w:sz="4" w:space="0" w:color="auto"/>
            </w:tcBorders>
            <w:shd w:val="clear" w:color="auto" w:fill="auto"/>
            <w:noWrap/>
            <w:vAlign w:val="bottom"/>
            <w:hideMark/>
          </w:tcPr>
          <w:p w:rsidR="00EA5BF2" w:rsidRPr="009C77C7" w:rsidRDefault="00EA5BF2">
            <w:pPr>
              <w:jc w:val="center"/>
              <w:rPr>
                <w:color w:val="000000"/>
              </w:rPr>
            </w:pPr>
            <w:r w:rsidRPr="009C77C7">
              <w:rPr>
                <w:color w:val="000000"/>
              </w:rPr>
              <w:t> </w:t>
            </w:r>
          </w:p>
        </w:tc>
      </w:tr>
    </w:tbl>
    <w:p w:rsidR="006F2593" w:rsidRPr="009C77C7" w:rsidRDefault="006F2593" w:rsidP="006F2593">
      <w:pPr>
        <w:jc w:val="both"/>
        <w:rPr>
          <w:sz w:val="24"/>
          <w:szCs w:val="24"/>
        </w:rPr>
      </w:pPr>
      <w:r w:rsidRPr="009C77C7">
        <w:t>Fonte: Elaborado pelos autores.</w:t>
      </w:r>
    </w:p>
    <w:p w:rsidR="00C545FD" w:rsidRPr="009C77C7" w:rsidRDefault="00C545FD" w:rsidP="00C545FD">
      <w:pPr>
        <w:jc w:val="both"/>
        <w:rPr>
          <w:sz w:val="24"/>
          <w:szCs w:val="24"/>
        </w:rPr>
        <w:sectPr w:rsidR="00C545FD" w:rsidRPr="009C77C7" w:rsidSect="006F2593">
          <w:pgSz w:w="16838" w:h="11906" w:orient="landscape"/>
          <w:pgMar w:top="1701" w:right="1134" w:bottom="1134" w:left="1701" w:header="709" w:footer="709" w:gutter="0"/>
          <w:cols w:space="708"/>
          <w:docGrid w:linePitch="360"/>
        </w:sectPr>
      </w:pPr>
    </w:p>
    <w:p w:rsidR="00C545FD" w:rsidRDefault="00763B01" w:rsidP="00C545FD">
      <w:pPr>
        <w:ind w:firstLine="708"/>
        <w:jc w:val="both"/>
        <w:rPr>
          <w:sz w:val="24"/>
          <w:szCs w:val="24"/>
        </w:rPr>
      </w:pPr>
      <w:r>
        <w:rPr>
          <w:sz w:val="24"/>
          <w:szCs w:val="24"/>
        </w:rPr>
        <w:lastRenderedPageBreak/>
        <w:t xml:space="preserve">O índice H foi apurado para obter o nível de comparabilidade entre as informações divulgadas pelas empresas estudadas no período abrangido pelo </w:t>
      </w:r>
      <w:r w:rsidR="00732B3B">
        <w:rPr>
          <w:sz w:val="24"/>
          <w:szCs w:val="24"/>
        </w:rPr>
        <w:t xml:space="preserve">estudo. </w:t>
      </w:r>
      <w:r w:rsidR="00C545FD" w:rsidRPr="009C77C7">
        <w:rPr>
          <w:sz w:val="24"/>
          <w:szCs w:val="24"/>
        </w:rPr>
        <w:t>Conforme os resultados apresentados na Tabela 10, selecionando duas empresas aleatoriamente, existem 58,60% de possibilidade de que ambas tenham feito o teste de recuperabilidade do ativo em 2014, 60,74% em 2015 e 55,03% em 2016</w:t>
      </w:r>
      <w:r>
        <w:rPr>
          <w:sz w:val="24"/>
          <w:szCs w:val="24"/>
        </w:rPr>
        <w:t>, ambas classificadas com uma comparabilidade média</w:t>
      </w:r>
      <w:r w:rsidR="00C545FD" w:rsidRPr="009C77C7">
        <w:rPr>
          <w:sz w:val="24"/>
          <w:szCs w:val="24"/>
        </w:rPr>
        <w:t>. Quanto aos métodos de depreciação, a possibilidade é de 90,72% das empresas utilizarem o mesmo método de depreciação do ano de 2014, 95,24% em 2015 e 90,72% em 2016</w:t>
      </w:r>
      <w:r>
        <w:rPr>
          <w:sz w:val="24"/>
          <w:szCs w:val="24"/>
        </w:rPr>
        <w:t>, nos três anos as empresas apresentaram um nível alto de comparabilidade</w:t>
      </w:r>
      <w:r w:rsidR="00C545FD" w:rsidRPr="009C77C7">
        <w:rPr>
          <w:sz w:val="24"/>
          <w:szCs w:val="24"/>
        </w:rPr>
        <w:t>. Ambos apresentam um aumento no ano em relação ao ano de 2014/2015, uma redução de 2015/2016 e redução de 2014/2016</w:t>
      </w:r>
      <w:r w:rsidR="0094178A">
        <w:rPr>
          <w:sz w:val="24"/>
          <w:szCs w:val="24"/>
        </w:rPr>
        <w:t>.</w:t>
      </w:r>
    </w:p>
    <w:p w:rsidR="00407D78" w:rsidRDefault="0094178A" w:rsidP="00407D78">
      <w:pPr>
        <w:ind w:firstLine="708"/>
        <w:jc w:val="both"/>
        <w:rPr>
          <w:sz w:val="24"/>
          <w:szCs w:val="24"/>
        </w:rPr>
      </w:pPr>
      <w:r>
        <w:rPr>
          <w:sz w:val="24"/>
          <w:szCs w:val="24"/>
        </w:rPr>
        <w:t xml:space="preserve">Desconsiderando as empresas que não apresentaram informações, o nível de comparabilidade analisados no tópico 2 da </w:t>
      </w:r>
      <w:r w:rsidR="00407D78">
        <w:rPr>
          <w:sz w:val="24"/>
          <w:szCs w:val="24"/>
        </w:rPr>
        <w:t>T</w:t>
      </w:r>
      <w:r>
        <w:rPr>
          <w:sz w:val="24"/>
          <w:szCs w:val="24"/>
        </w:rPr>
        <w:t xml:space="preserve">abela 10 </w:t>
      </w:r>
      <w:r w:rsidR="00732B3B">
        <w:rPr>
          <w:sz w:val="24"/>
          <w:szCs w:val="24"/>
        </w:rPr>
        <w:t xml:space="preserve">aumentou, </w:t>
      </w:r>
      <w:r>
        <w:rPr>
          <w:sz w:val="24"/>
          <w:szCs w:val="24"/>
        </w:rPr>
        <w:t xml:space="preserve">porém manteve </w:t>
      </w:r>
      <w:r w:rsidR="00E30A78">
        <w:rPr>
          <w:sz w:val="24"/>
          <w:szCs w:val="24"/>
        </w:rPr>
        <w:t xml:space="preserve">o </w:t>
      </w:r>
      <w:r>
        <w:rPr>
          <w:sz w:val="24"/>
          <w:szCs w:val="24"/>
        </w:rPr>
        <w:t xml:space="preserve">nível médio, isso </w:t>
      </w:r>
      <w:r w:rsidR="00732B3B">
        <w:rPr>
          <w:sz w:val="24"/>
          <w:szCs w:val="24"/>
        </w:rPr>
        <w:t>se deve</w:t>
      </w:r>
      <w:r>
        <w:rPr>
          <w:sz w:val="24"/>
          <w:szCs w:val="24"/>
        </w:rPr>
        <w:t xml:space="preserve"> ao fato de que em média 30% das empresas não divulgaram a realização de </w:t>
      </w:r>
      <w:r w:rsidRPr="0094178A">
        <w:rPr>
          <w:i/>
          <w:sz w:val="24"/>
          <w:szCs w:val="24"/>
        </w:rPr>
        <w:t xml:space="preserve">impairment </w:t>
      </w:r>
      <w:r w:rsidR="00732B3B" w:rsidRPr="0094178A">
        <w:rPr>
          <w:i/>
          <w:sz w:val="24"/>
          <w:szCs w:val="24"/>
        </w:rPr>
        <w:t>test</w:t>
      </w:r>
      <w:r w:rsidR="00732B3B">
        <w:rPr>
          <w:i/>
          <w:sz w:val="24"/>
          <w:szCs w:val="24"/>
        </w:rPr>
        <w:t xml:space="preserve">. </w:t>
      </w:r>
      <w:r w:rsidR="00407D78">
        <w:rPr>
          <w:sz w:val="24"/>
          <w:szCs w:val="24"/>
        </w:rPr>
        <w:t>Na Tabela 11 pode-se observar os níveis de comparabilidade.</w:t>
      </w:r>
    </w:p>
    <w:p w:rsidR="00407D78" w:rsidRDefault="00407D78" w:rsidP="00407D78">
      <w:pPr>
        <w:ind w:firstLine="708"/>
        <w:jc w:val="both"/>
        <w:rPr>
          <w:sz w:val="24"/>
          <w:szCs w:val="24"/>
        </w:rPr>
      </w:pPr>
    </w:p>
    <w:p w:rsidR="00407D78" w:rsidRPr="009C77C7" w:rsidRDefault="00407D78" w:rsidP="00407D78">
      <w:pPr>
        <w:jc w:val="both"/>
      </w:pPr>
      <w:r w:rsidRPr="009C77C7">
        <w:t>Tabela 1</w:t>
      </w:r>
      <w:r w:rsidR="00690914">
        <w:t>1</w:t>
      </w:r>
      <w:r w:rsidRPr="009C77C7">
        <w:t xml:space="preserve">: </w:t>
      </w:r>
      <w:r w:rsidR="00690914">
        <w:t>Níveis de comparabilidade resultantes do</w:t>
      </w:r>
      <w:r w:rsidRPr="009C77C7">
        <w:t xml:space="preserve"> índice H</w:t>
      </w:r>
      <w:r w:rsidR="009C7A86">
        <w:t xml:space="preserve"> considerando informações não mencionadas</w:t>
      </w:r>
      <w:r w:rsidRPr="009C77C7">
        <w:t>.</w:t>
      </w:r>
    </w:p>
    <w:tbl>
      <w:tblPr>
        <w:tblW w:w="9072" w:type="dxa"/>
        <w:tblInd w:w="70" w:type="dxa"/>
        <w:tblLayout w:type="fixed"/>
        <w:tblCellMar>
          <w:left w:w="70" w:type="dxa"/>
          <w:right w:w="70" w:type="dxa"/>
        </w:tblCellMar>
        <w:tblLook w:val="04A0"/>
      </w:tblPr>
      <w:tblGrid>
        <w:gridCol w:w="3269"/>
        <w:gridCol w:w="1126"/>
        <w:gridCol w:w="992"/>
        <w:gridCol w:w="850"/>
        <w:gridCol w:w="851"/>
        <w:gridCol w:w="850"/>
        <w:gridCol w:w="1134"/>
      </w:tblGrid>
      <w:tr w:rsidR="00690914" w:rsidRPr="000D7495" w:rsidTr="00690914">
        <w:trPr>
          <w:trHeight w:val="300"/>
        </w:trPr>
        <w:tc>
          <w:tcPr>
            <w:tcW w:w="3269" w:type="dxa"/>
            <w:vMerge w:val="restart"/>
            <w:tcBorders>
              <w:top w:val="single" w:sz="4" w:space="0" w:color="auto"/>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Tópicos Analisados</w:t>
            </w:r>
          </w:p>
        </w:tc>
        <w:tc>
          <w:tcPr>
            <w:tcW w:w="2968" w:type="dxa"/>
            <w:gridSpan w:val="3"/>
            <w:tcBorders>
              <w:top w:val="single" w:sz="4" w:space="0" w:color="auto"/>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Índice H</w:t>
            </w:r>
          </w:p>
        </w:tc>
        <w:tc>
          <w:tcPr>
            <w:tcW w:w="2835" w:type="dxa"/>
            <w:gridSpan w:val="3"/>
            <w:tcBorders>
              <w:top w:val="single" w:sz="4" w:space="0" w:color="auto"/>
              <w:left w:val="nil"/>
              <w:bottom w:val="single" w:sz="4" w:space="0" w:color="auto"/>
            </w:tcBorders>
            <w:shd w:val="clear" w:color="000000" w:fill="D8D8D8"/>
            <w:vAlign w:val="bottom"/>
            <w:hideMark/>
          </w:tcPr>
          <w:p w:rsidR="00690914" w:rsidRPr="000D7495" w:rsidRDefault="00FC76F9" w:rsidP="00690914">
            <w:pPr>
              <w:suppressAutoHyphens w:val="0"/>
              <w:jc w:val="center"/>
              <w:rPr>
                <w:b/>
                <w:bCs/>
                <w:color w:val="000000"/>
              </w:rPr>
            </w:pPr>
            <w:r w:rsidRPr="00FC76F9">
              <w:rPr>
                <w:b/>
                <w:bCs/>
                <w:color w:val="000000"/>
              </w:rPr>
              <w:t>Nível de</w:t>
            </w:r>
            <w:r w:rsidR="00BA354D" w:rsidRPr="00FC76F9">
              <w:rPr>
                <w:b/>
                <w:bCs/>
                <w:color w:val="000000"/>
              </w:rPr>
              <w:t xml:space="preserve"> </w:t>
            </w:r>
            <w:r w:rsidRPr="00FC76F9">
              <w:rPr>
                <w:b/>
                <w:bCs/>
                <w:color w:val="000000"/>
              </w:rPr>
              <w:t>Comparabilidade</w:t>
            </w:r>
          </w:p>
        </w:tc>
      </w:tr>
      <w:tr w:rsidR="00690914" w:rsidRPr="000D7495" w:rsidTr="00690914">
        <w:trPr>
          <w:trHeight w:val="300"/>
        </w:trPr>
        <w:tc>
          <w:tcPr>
            <w:tcW w:w="3269" w:type="dxa"/>
            <w:vMerge/>
            <w:tcBorders>
              <w:top w:val="single" w:sz="4" w:space="0" w:color="auto"/>
              <w:left w:val="nil"/>
              <w:bottom w:val="single" w:sz="4" w:space="0" w:color="auto"/>
              <w:right w:val="single" w:sz="4" w:space="0" w:color="auto"/>
            </w:tcBorders>
            <w:vAlign w:val="center"/>
            <w:hideMark/>
          </w:tcPr>
          <w:p w:rsidR="00690914" w:rsidRPr="000D7495" w:rsidRDefault="00690914" w:rsidP="00690914">
            <w:pPr>
              <w:keepNext/>
              <w:keepLines/>
              <w:suppressAutoHyphens w:val="0"/>
              <w:spacing w:before="480"/>
              <w:outlineLvl w:val="0"/>
              <w:rPr>
                <w:b/>
                <w:bCs/>
                <w:color w:val="000000"/>
              </w:rPr>
            </w:pPr>
          </w:p>
        </w:tc>
        <w:tc>
          <w:tcPr>
            <w:tcW w:w="1126" w:type="dxa"/>
            <w:tcBorders>
              <w:top w:val="nil"/>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2014</w:t>
            </w:r>
          </w:p>
        </w:tc>
        <w:tc>
          <w:tcPr>
            <w:tcW w:w="992" w:type="dxa"/>
            <w:tcBorders>
              <w:top w:val="nil"/>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2015</w:t>
            </w:r>
          </w:p>
        </w:tc>
        <w:tc>
          <w:tcPr>
            <w:tcW w:w="850" w:type="dxa"/>
            <w:tcBorders>
              <w:top w:val="nil"/>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2016</w:t>
            </w:r>
          </w:p>
        </w:tc>
        <w:tc>
          <w:tcPr>
            <w:tcW w:w="851" w:type="dxa"/>
            <w:tcBorders>
              <w:top w:val="nil"/>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2014</w:t>
            </w:r>
          </w:p>
        </w:tc>
        <w:tc>
          <w:tcPr>
            <w:tcW w:w="850" w:type="dxa"/>
            <w:tcBorders>
              <w:top w:val="nil"/>
              <w:left w:val="nil"/>
              <w:bottom w:val="single" w:sz="4" w:space="0" w:color="auto"/>
              <w:right w:val="single" w:sz="4" w:space="0" w:color="auto"/>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2015</w:t>
            </w:r>
          </w:p>
        </w:tc>
        <w:tc>
          <w:tcPr>
            <w:tcW w:w="1134" w:type="dxa"/>
            <w:tcBorders>
              <w:top w:val="nil"/>
              <w:left w:val="nil"/>
              <w:bottom w:val="single" w:sz="4" w:space="0" w:color="auto"/>
              <w:right w:val="nil"/>
            </w:tcBorders>
            <w:shd w:val="clear" w:color="000000" w:fill="D8D8D8"/>
            <w:noWrap/>
            <w:vAlign w:val="bottom"/>
            <w:hideMark/>
          </w:tcPr>
          <w:p w:rsidR="00690914" w:rsidRPr="000D7495" w:rsidRDefault="00FC76F9" w:rsidP="00690914">
            <w:pPr>
              <w:suppressAutoHyphens w:val="0"/>
              <w:jc w:val="center"/>
              <w:rPr>
                <w:b/>
                <w:bCs/>
                <w:color w:val="000000"/>
              </w:rPr>
            </w:pPr>
            <w:r w:rsidRPr="00FC76F9">
              <w:rPr>
                <w:b/>
                <w:bCs/>
                <w:color w:val="000000"/>
              </w:rPr>
              <w:t>2016</w:t>
            </w:r>
          </w:p>
        </w:tc>
      </w:tr>
      <w:tr w:rsidR="00690914" w:rsidRPr="000D7495" w:rsidTr="00690914">
        <w:trPr>
          <w:trHeight w:val="300"/>
        </w:trPr>
        <w:tc>
          <w:tcPr>
            <w:tcW w:w="3269"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rPr>
                <w:color w:val="000000"/>
              </w:rPr>
            </w:pPr>
            <w:r w:rsidRPr="00FC76F9">
              <w:rPr>
                <w:color w:val="000000"/>
              </w:rPr>
              <w:t>1. Mensuração Inicial</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1,0000</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1,0000</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1,0000</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r>
      <w:tr w:rsidR="00690914" w:rsidRPr="000D7495" w:rsidTr="00690914">
        <w:trPr>
          <w:trHeight w:val="300"/>
        </w:trPr>
        <w:tc>
          <w:tcPr>
            <w:tcW w:w="3269"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rPr>
                <w:color w:val="000000"/>
              </w:rPr>
            </w:pPr>
            <w:r w:rsidRPr="00FC76F9">
              <w:rPr>
                <w:color w:val="000000"/>
              </w:rPr>
              <w:t>2. Perdas Estimadas</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0,3504</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0,3504</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0,3409</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E23489" w:rsidP="00690914">
            <w:pPr>
              <w:suppressAutoHyphens w:val="0"/>
              <w:jc w:val="center"/>
              <w:rPr>
                <w:color w:val="000000"/>
              </w:rPr>
            </w:pPr>
            <w:r>
              <w:rPr>
                <w:color w:val="000000"/>
              </w:rPr>
              <w:t>Baixo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E23489" w:rsidP="00690914">
            <w:pPr>
              <w:suppressAutoHyphens w:val="0"/>
              <w:jc w:val="center"/>
              <w:rPr>
                <w:color w:val="000000"/>
              </w:rPr>
            </w:pPr>
            <w:r>
              <w:rPr>
                <w:color w:val="000000"/>
              </w:rPr>
              <w:t>Baixo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E23489" w:rsidP="00690914">
            <w:pPr>
              <w:suppressAutoHyphens w:val="0"/>
              <w:jc w:val="center"/>
              <w:rPr>
                <w:color w:val="000000"/>
              </w:rPr>
            </w:pPr>
            <w:r>
              <w:rPr>
                <w:color w:val="000000"/>
              </w:rPr>
              <w:t>Baixo</w:t>
            </w:r>
          </w:p>
        </w:tc>
      </w:tr>
      <w:tr w:rsidR="00690914" w:rsidRPr="000D7495" w:rsidTr="00690914">
        <w:trPr>
          <w:trHeight w:val="300"/>
        </w:trPr>
        <w:tc>
          <w:tcPr>
            <w:tcW w:w="3269"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rPr>
                <w:color w:val="000000"/>
              </w:rPr>
            </w:pPr>
            <w:r w:rsidRPr="00FC76F9">
              <w:rPr>
                <w:color w:val="000000"/>
              </w:rPr>
              <w:t>3. Perdas Estimadas</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0,5860</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0,6074</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0,5503</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r>
      <w:tr w:rsidR="00690914" w:rsidRPr="000D7495" w:rsidTr="00690914">
        <w:trPr>
          <w:trHeight w:val="300"/>
        </w:trPr>
        <w:tc>
          <w:tcPr>
            <w:tcW w:w="3269"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rPr>
                <w:color w:val="000000"/>
              </w:rPr>
            </w:pPr>
            <w:r w:rsidRPr="00FC76F9">
              <w:rPr>
                <w:color w:val="000000"/>
              </w:rPr>
              <w:t>4. Método de Depreciação</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0,9072</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0,9524</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0,9072</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r>
      <w:tr w:rsidR="00690914" w:rsidRPr="000D7495" w:rsidTr="000D7495">
        <w:trPr>
          <w:trHeight w:val="410"/>
        </w:trPr>
        <w:tc>
          <w:tcPr>
            <w:tcW w:w="3269" w:type="dxa"/>
            <w:tcBorders>
              <w:top w:val="nil"/>
              <w:left w:val="nil"/>
              <w:bottom w:val="single" w:sz="4" w:space="0" w:color="auto"/>
              <w:right w:val="single" w:sz="4" w:space="0" w:color="auto"/>
            </w:tcBorders>
            <w:shd w:val="clear" w:color="auto" w:fill="auto"/>
            <w:vAlign w:val="bottom"/>
            <w:hideMark/>
          </w:tcPr>
          <w:p w:rsidR="00690914" w:rsidRPr="000D7495" w:rsidRDefault="00FC76F9" w:rsidP="00690914">
            <w:pPr>
              <w:suppressAutoHyphens w:val="0"/>
              <w:rPr>
                <w:color w:val="000000"/>
              </w:rPr>
            </w:pPr>
            <w:r w:rsidRPr="00FC76F9">
              <w:rPr>
                <w:color w:val="000000"/>
              </w:rPr>
              <w:t>5. Custos Estimado de Desmontagem, Remoção ou Restauração</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0,5003</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0,5003</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0,5003</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Médio</w:t>
            </w:r>
          </w:p>
        </w:tc>
      </w:tr>
      <w:tr w:rsidR="00690914" w:rsidRPr="000D7495" w:rsidTr="00690914">
        <w:trPr>
          <w:trHeight w:val="300"/>
        </w:trPr>
        <w:tc>
          <w:tcPr>
            <w:tcW w:w="3269"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rPr>
                <w:color w:val="000000"/>
              </w:rPr>
            </w:pPr>
            <w:r w:rsidRPr="00FC76F9">
              <w:rPr>
                <w:color w:val="000000"/>
              </w:rPr>
              <w:t>6. Imobilizado com Valores Reavaliados</w:t>
            </w:r>
          </w:p>
        </w:tc>
        <w:tc>
          <w:tcPr>
            <w:tcW w:w="1126"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0,7168</w:t>
            </w:r>
          </w:p>
        </w:tc>
        <w:tc>
          <w:tcPr>
            <w:tcW w:w="992"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0,7501</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0,7501</w:t>
            </w:r>
          </w:p>
        </w:tc>
        <w:tc>
          <w:tcPr>
            <w:tcW w:w="851"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850" w:type="dxa"/>
            <w:tcBorders>
              <w:top w:val="nil"/>
              <w:left w:val="nil"/>
              <w:bottom w:val="single" w:sz="4" w:space="0" w:color="auto"/>
              <w:right w:val="single" w:sz="4" w:space="0" w:color="auto"/>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c>
          <w:tcPr>
            <w:tcW w:w="1134" w:type="dxa"/>
            <w:tcBorders>
              <w:top w:val="nil"/>
              <w:left w:val="nil"/>
              <w:bottom w:val="single" w:sz="4" w:space="0" w:color="auto"/>
              <w:right w:val="nil"/>
            </w:tcBorders>
            <w:shd w:val="clear" w:color="auto" w:fill="auto"/>
            <w:noWrap/>
            <w:vAlign w:val="bottom"/>
            <w:hideMark/>
          </w:tcPr>
          <w:p w:rsidR="00690914" w:rsidRPr="000D7495" w:rsidRDefault="00FC76F9" w:rsidP="00690914">
            <w:pPr>
              <w:suppressAutoHyphens w:val="0"/>
              <w:jc w:val="center"/>
              <w:rPr>
                <w:color w:val="000000"/>
              </w:rPr>
            </w:pPr>
            <w:r w:rsidRPr="00FC76F9">
              <w:rPr>
                <w:color w:val="000000"/>
              </w:rPr>
              <w:t>Alto</w:t>
            </w:r>
          </w:p>
        </w:tc>
      </w:tr>
    </w:tbl>
    <w:p w:rsidR="00690914" w:rsidRPr="009C77C7" w:rsidRDefault="00690914" w:rsidP="00690914">
      <w:pPr>
        <w:jc w:val="both"/>
        <w:rPr>
          <w:sz w:val="24"/>
          <w:szCs w:val="24"/>
        </w:rPr>
      </w:pPr>
      <w:r w:rsidRPr="009C77C7">
        <w:t>Fonte: Elaborado pelos autores.</w:t>
      </w:r>
    </w:p>
    <w:p w:rsidR="00407D78" w:rsidRPr="00407D78" w:rsidRDefault="00407D78" w:rsidP="00407D78">
      <w:pPr>
        <w:ind w:firstLine="708"/>
        <w:jc w:val="both"/>
        <w:rPr>
          <w:sz w:val="24"/>
          <w:szCs w:val="24"/>
        </w:rPr>
      </w:pPr>
    </w:p>
    <w:p w:rsidR="00651EC3" w:rsidRPr="00651EC3" w:rsidRDefault="00690914" w:rsidP="00C545FD">
      <w:pPr>
        <w:ind w:firstLine="708"/>
        <w:jc w:val="both"/>
        <w:rPr>
          <w:sz w:val="24"/>
          <w:szCs w:val="24"/>
        </w:rPr>
      </w:pPr>
      <w:r>
        <w:rPr>
          <w:sz w:val="24"/>
          <w:szCs w:val="24"/>
        </w:rPr>
        <w:t>Observando a Tabela 11, pode-se verificar o nível de comparabilidade das empresas pesquisadas é</w:t>
      </w:r>
      <w:r w:rsidR="00E23489">
        <w:rPr>
          <w:sz w:val="24"/>
          <w:szCs w:val="24"/>
        </w:rPr>
        <w:t xml:space="preserve"> em maioria</w:t>
      </w:r>
      <w:r>
        <w:rPr>
          <w:sz w:val="24"/>
          <w:szCs w:val="24"/>
        </w:rPr>
        <w:t xml:space="preserve"> alto.</w:t>
      </w:r>
    </w:p>
    <w:p w:rsidR="00C545FD" w:rsidRPr="009C77C7" w:rsidRDefault="00C545FD" w:rsidP="00C545FD">
      <w:pPr>
        <w:rPr>
          <w:sz w:val="24"/>
          <w:szCs w:val="24"/>
        </w:rPr>
      </w:pPr>
    </w:p>
    <w:p w:rsidR="00AF1A60" w:rsidRPr="00B96F84" w:rsidRDefault="00E85C0D" w:rsidP="00C545FD">
      <w:pPr>
        <w:rPr>
          <w:b/>
          <w:sz w:val="24"/>
          <w:szCs w:val="24"/>
        </w:rPr>
      </w:pPr>
      <w:r w:rsidRPr="00B96F84">
        <w:rPr>
          <w:b/>
          <w:sz w:val="24"/>
          <w:szCs w:val="24"/>
        </w:rPr>
        <w:t>5</w:t>
      </w:r>
      <w:r w:rsidR="00BE194E" w:rsidRPr="00B96F84">
        <w:rPr>
          <w:b/>
          <w:sz w:val="24"/>
          <w:szCs w:val="24"/>
        </w:rPr>
        <w:t>.</w:t>
      </w:r>
      <w:r w:rsidRPr="00B96F84">
        <w:rPr>
          <w:b/>
          <w:sz w:val="24"/>
          <w:szCs w:val="24"/>
        </w:rPr>
        <w:t xml:space="preserve"> Considerações Finais</w:t>
      </w:r>
    </w:p>
    <w:p w:rsidR="00977C0E" w:rsidRDefault="00977C0E" w:rsidP="00C545FD">
      <w:pPr>
        <w:rPr>
          <w:sz w:val="24"/>
          <w:szCs w:val="24"/>
        </w:rPr>
      </w:pPr>
    </w:p>
    <w:p w:rsidR="00E6136F" w:rsidRDefault="00977C0E" w:rsidP="00651EC3">
      <w:pPr>
        <w:ind w:firstLine="708"/>
        <w:jc w:val="both"/>
        <w:rPr>
          <w:sz w:val="24"/>
          <w:szCs w:val="24"/>
        </w:rPr>
      </w:pPr>
      <w:r>
        <w:rPr>
          <w:sz w:val="24"/>
          <w:szCs w:val="24"/>
        </w:rPr>
        <w:t xml:space="preserve">O objetivo do estudo foi </w:t>
      </w:r>
      <w:r w:rsidRPr="00A169D6">
        <w:rPr>
          <w:sz w:val="24"/>
          <w:szCs w:val="24"/>
        </w:rPr>
        <w:t>verifica</w:t>
      </w:r>
      <w:r>
        <w:rPr>
          <w:sz w:val="24"/>
          <w:szCs w:val="24"/>
        </w:rPr>
        <w:t xml:space="preserve">r </w:t>
      </w:r>
      <w:r w:rsidRPr="00A169D6">
        <w:rPr>
          <w:sz w:val="24"/>
          <w:szCs w:val="24"/>
        </w:rPr>
        <w:t xml:space="preserve">o nível de comparabilidade do ativo imobilizado das empresas listadas na </w:t>
      </w:r>
      <w:r w:rsidR="00B748A9">
        <w:rPr>
          <w:sz w:val="24"/>
          <w:szCs w:val="24"/>
        </w:rPr>
        <w:t>BM&amp;</w:t>
      </w:r>
      <w:r w:rsidR="0016540A">
        <w:rPr>
          <w:sz w:val="24"/>
          <w:szCs w:val="24"/>
        </w:rPr>
        <w:t>FB</w:t>
      </w:r>
      <w:r w:rsidR="00FC6B6B">
        <w:rPr>
          <w:sz w:val="24"/>
          <w:szCs w:val="24"/>
        </w:rPr>
        <w:t>ovespa</w:t>
      </w:r>
      <w:r>
        <w:rPr>
          <w:sz w:val="24"/>
          <w:szCs w:val="24"/>
        </w:rPr>
        <w:t xml:space="preserve">. Para tanto, foram analisadas as empresas do segmento do novo mercado, selecionando as </w:t>
      </w:r>
      <w:r w:rsidR="00651EC3">
        <w:rPr>
          <w:sz w:val="24"/>
          <w:szCs w:val="24"/>
        </w:rPr>
        <w:t>cinco</w:t>
      </w:r>
      <w:r w:rsidR="00DB0ABC">
        <w:rPr>
          <w:sz w:val="24"/>
          <w:szCs w:val="24"/>
        </w:rPr>
        <w:t xml:space="preserve"> empresas de cada setor.</w:t>
      </w:r>
    </w:p>
    <w:p w:rsidR="00871B8F" w:rsidRDefault="009C7A86" w:rsidP="00651EC3">
      <w:pPr>
        <w:ind w:firstLine="708"/>
        <w:jc w:val="both"/>
        <w:rPr>
          <w:sz w:val="24"/>
          <w:szCs w:val="24"/>
        </w:rPr>
      </w:pPr>
      <w:r>
        <w:rPr>
          <w:sz w:val="24"/>
          <w:szCs w:val="24"/>
        </w:rPr>
        <w:t xml:space="preserve">A evidenciação das escolhas contábeis demonstrou que o ativo imobilizado das empresas varia, de maneira geral, conforme a sua atividade fim e que empresas de um mesmo setor tendem a ter concentrações </w:t>
      </w:r>
      <w:r w:rsidR="0084395D">
        <w:rPr>
          <w:sz w:val="24"/>
          <w:szCs w:val="24"/>
        </w:rPr>
        <w:t xml:space="preserve">em semelhantes classes </w:t>
      </w:r>
      <w:r w:rsidR="00F57044">
        <w:rPr>
          <w:sz w:val="24"/>
          <w:szCs w:val="24"/>
        </w:rPr>
        <w:t>de ativos imobilizado</w:t>
      </w:r>
      <w:r w:rsidR="0084395D">
        <w:rPr>
          <w:sz w:val="24"/>
          <w:szCs w:val="24"/>
        </w:rPr>
        <w:t>s</w:t>
      </w:r>
      <w:r w:rsidR="00C6035D">
        <w:rPr>
          <w:sz w:val="24"/>
          <w:szCs w:val="24"/>
        </w:rPr>
        <w:t xml:space="preserve">. Todas as empresas analisadas contabilizam inicialmente seus ativos imobilizados pelo método de custo, depreciam pelo método linear e apresentam as taxas de depreciação ou vida útil dos bens, sendo estas as escolhas contábeis que todas as empresas apresentaram o mesmo </w:t>
      </w:r>
      <w:r w:rsidR="00732B3B">
        <w:rPr>
          <w:sz w:val="24"/>
          <w:szCs w:val="24"/>
        </w:rPr>
        <w:t xml:space="preserve">resultado. </w:t>
      </w:r>
    </w:p>
    <w:p w:rsidR="00651EC3" w:rsidRDefault="00651EC3" w:rsidP="00651EC3">
      <w:pPr>
        <w:ind w:firstLine="708"/>
        <w:jc w:val="both"/>
        <w:rPr>
          <w:sz w:val="24"/>
          <w:szCs w:val="24"/>
        </w:rPr>
      </w:pPr>
      <w:r>
        <w:rPr>
          <w:sz w:val="24"/>
          <w:szCs w:val="24"/>
        </w:rPr>
        <w:t xml:space="preserve">De maneira geral, os resultados de comparabilidade da amostra pesquisada </w:t>
      </w:r>
      <w:r w:rsidR="00DB0ABC">
        <w:rPr>
          <w:sz w:val="24"/>
          <w:szCs w:val="24"/>
        </w:rPr>
        <w:t>foram</w:t>
      </w:r>
      <w:r>
        <w:rPr>
          <w:sz w:val="24"/>
          <w:szCs w:val="24"/>
        </w:rPr>
        <w:t xml:space="preserve"> altos, divergindo de </w:t>
      </w:r>
      <w:r w:rsidR="005D5B75" w:rsidRPr="005D5B75">
        <w:rPr>
          <w:sz w:val="24"/>
          <w:szCs w:val="24"/>
        </w:rPr>
        <w:t xml:space="preserve">Lemes </w:t>
      </w:r>
      <w:r w:rsidR="005D5B75" w:rsidRPr="005D5B75">
        <w:rPr>
          <w:i/>
          <w:sz w:val="24"/>
          <w:szCs w:val="24"/>
        </w:rPr>
        <w:t>et al</w:t>
      </w:r>
      <w:r w:rsidR="005D5B75">
        <w:rPr>
          <w:i/>
          <w:sz w:val="24"/>
          <w:szCs w:val="24"/>
        </w:rPr>
        <w:t>.</w:t>
      </w:r>
      <w:r w:rsidRPr="005D5B75">
        <w:rPr>
          <w:sz w:val="24"/>
          <w:szCs w:val="24"/>
        </w:rPr>
        <w:t xml:space="preserve"> (2014), que</w:t>
      </w:r>
      <w:r>
        <w:rPr>
          <w:sz w:val="24"/>
          <w:szCs w:val="24"/>
        </w:rPr>
        <w:t xml:space="preserve"> utilizaram o mesmo índice de </w:t>
      </w:r>
      <w:r w:rsidR="00DB0ABC">
        <w:rPr>
          <w:sz w:val="24"/>
          <w:szCs w:val="24"/>
        </w:rPr>
        <w:t xml:space="preserve">comparabilidade, </w:t>
      </w:r>
      <w:r>
        <w:rPr>
          <w:sz w:val="24"/>
          <w:szCs w:val="24"/>
        </w:rPr>
        <w:t>porém</w:t>
      </w:r>
      <w:r w:rsidR="00DB0ABC">
        <w:rPr>
          <w:sz w:val="24"/>
          <w:szCs w:val="24"/>
        </w:rPr>
        <w:t xml:space="preserve"> t</w:t>
      </w:r>
      <w:r>
        <w:rPr>
          <w:sz w:val="24"/>
          <w:szCs w:val="24"/>
        </w:rPr>
        <w:t xml:space="preserve">iveram resultados baixos ou moderados. </w:t>
      </w:r>
      <w:r w:rsidR="005D5B75" w:rsidRPr="005D5B75">
        <w:rPr>
          <w:sz w:val="24"/>
          <w:szCs w:val="24"/>
        </w:rPr>
        <w:t xml:space="preserve">Souza </w:t>
      </w:r>
      <w:r w:rsidR="005D5B75" w:rsidRPr="005D5B75">
        <w:rPr>
          <w:i/>
          <w:sz w:val="24"/>
          <w:szCs w:val="24"/>
        </w:rPr>
        <w:t>et al.</w:t>
      </w:r>
      <w:r w:rsidRPr="005D5B75">
        <w:rPr>
          <w:sz w:val="24"/>
          <w:szCs w:val="24"/>
        </w:rPr>
        <w:t xml:space="preserve"> (2015)</w:t>
      </w:r>
      <w:r>
        <w:rPr>
          <w:sz w:val="24"/>
          <w:szCs w:val="24"/>
        </w:rPr>
        <w:t xml:space="preserve"> utilizaram o índice H e obtiveram</w:t>
      </w:r>
      <w:r w:rsidR="00DB0ABC">
        <w:rPr>
          <w:sz w:val="24"/>
          <w:szCs w:val="24"/>
        </w:rPr>
        <w:t xml:space="preserve"> um resultado de alta comparabilidade. </w:t>
      </w:r>
      <w:r w:rsidR="00F57044">
        <w:rPr>
          <w:sz w:val="24"/>
          <w:szCs w:val="24"/>
        </w:rPr>
        <w:t xml:space="preserve">A alta comparabilidade resultante contribui para uma melhor análise entre empresas diferentes, melhorando a qualidade de informação </w:t>
      </w:r>
      <w:r w:rsidR="0084395D">
        <w:rPr>
          <w:sz w:val="24"/>
          <w:szCs w:val="24"/>
        </w:rPr>
        <w:t>para investidores e pesquisadores da área.</w:t>
      </w:r>
    </w:p>
    <w:p w:rsidR="00651EC3" w:rsidRDefault="00DB0ABC" w:rsidP="00DB0ABC">
      <w:pPr>
        <w:ind w:firstLine="708"/>
        <w:jc w:val="both"/>
        <w:rPr>
          <w:sz w:val="24"/>
          <w:szCs w:val="24"/>
        </w:rPr>
      </w:pPr>
      <w:r>
        <w:rPr>
          <w:sz w:val="24"/>
          <w:szCs w:val="24"/>
        </w:rPr>
        <w:t xml:space="preserve">O estudo foi limitado a cinco empresas por setor, selecionadas por terem maior representatividade de ativo imobilizado em comparação ao ativo total das empresas. Alguns </w:t>
      </w:r>
      <w:r>
        <w:rPr>
          <w:sz w:val="24"/>
          <w:szCs w:val="24"/>
        </w:rPr>
        <w:lastRenderedPageBreak/>
        <w:t>setores não possuíam empresas suficientes, por obter exercícios sociais diferentes e não apresentar os demonstrativos de todo o período analisado. A seleção foi realizada para que os resultados não fossem generalizados, o que possibilitou o estudo de nove setores diferentes.</w:t>
      </w:r>
    </w:p>
    <w:p w:rsidR="00E6136F" w:rsidRPr="00690914" w:rsidRDefault="008119D6" w:rsidP="00690914">
      <w:pPr>
        <w:ind w:firstLine="708"/>
        <w:jc w:val="both"/>
        <w:rPr>
          <w:sz w:val="24"/>
          <w:szCs w:val="24"/>
        </w:rPr>
      </w:pPr>
      <w:r>
        <w:rPr>
          <w:sz w:val="24"/>
          <w:szCs w:val="24"/>
        </w:rPr>
        <w:t>Sugere-se como</w:t>
      </w:r>
      <w:r w:rsidR="00DB0ABC">
        <w:rPr>
          <w:sz w:val="24"/>
          <w:szCs w:val="24"/>
        </w:rPr>
        <w:t xml:space="preserve"> futuros estudos </w:t>
      </w:r>
      <w:r>
        <w:rPr>
          <w:sz w:val="24"/>
          <w:szCs w:val="24"/>
        </w:rPr>
        <w:t>uma</w:t>
      </w:r>
      <w:r w:rsidR="00DB0ABC">
        <w:rPr>
          <w:sz w:val="24"/>
          <w:szCs w:val="24"/>
        </w:rPr>
        <w:t xml:space="preserve"> análise de setores diferentes da </w:t>
      </w:r>
      <w:r w:rsidR="0016540A">
        <w:rPr>
          <w:sz w:val="24"/>
          <w:szCs w:val="24"/>
        </w:rPr>
        <w:t>BM&amp;FB</w:t>
      </w:r>
      <w:r w:rsidR="00FC6B6B">
        <w:rPr>
          <w:sz w:val="24"/>
          <w:szCs w:val="24"/>
        </w:rPr>
        <w:t>ovespa</w:t>
      </w:r>
      <w:r w:rsidR="00DB0ABC">
        <w:rPr>
          <w:sz w:val="24"/>
          <w:szCs w:val="24"/>
        </w:rPr>
        <w:t xml:space="preserve">, </w:t>
      </w:r>
      <w:r>
        <w:rPr>
          <w:sz w:val="24"/>
          <w:szCs w:val="24"/>
        </w:rPr>
        <w:t>e</w:t>
      </w:r>
      <w:bookmarkStart w:id="19" w:name="_GoBack"/>
      <w:bookmarkEnd w:id="19"/>
      <w:r w:rsidR="00732B3B">
        <w:rPr>
          <w:sz w:val="24"/>
          <w:szCs w:val="24"/>
        </w:rPr>
        <w:t>, além disso</w:t>
      </w:r>
      <w:r>
        <w:rPr>
          <w:sz w:val="24"/>
          <w:szCs w:val="24"/>
        </w:rPr>
        <w:t>, um estudo que abrangesse comparação de empresas de diferentes países, pois o objetivo da adesão as IFRS é exatamente a contabilidade realizada de forma global.</w:t>
      </w:r>
    </w:p>
    <w:p w:rsidR="00E6136F" w:rsidRPr="008F01E5" w:rsidRDefault="00E6136F" w:rsidP="008F01E5">
      <w:pPr>
        <w:jc w:val="both"/>
        <w:rPr>
          <w:sz w:val="24"/>
          <w:szCs w:val="24"/>
        </w:rPr>
      </w:pPr>
    </w:p>
    <w:p w:rsidR="00690914" w:rsidRPr="00B96F84" w:rsidRDefault="005C594A" w:rsidP="008F01E5">
      <w:pPr>
        <w:jc w:val="both"/>
        <w:rPr>
          <w:b/>
          <w:sz w:val="24"/>
          <w:szCs w:val="24"/>
        </w:rPr>
      </w:pPr>
      <w:commentRangeStart w:id="20"/>
      <w:r w:rsidRPr="00B96F84">
        <w:rPr>
          <w:b/>
          <w:sz w:val="24"/>
          <w:szCs w:val="24"/>
        </w:rPr>
        <w:t>REFERÊNCIAS</w:t>
      </w:r>
      <w:commentRangeEnd w:id="20"/>
      <w:r w:rsidR="008009CB" w:rsidRPr="00B96F84">
        <w:rPr>
          <w:rStyle w:val="Refdecomentrio"/>
          <w:rFonts w:asciiTheme="minorHAnsi" w:eastAsiaTheme="minorEastAsia" w:hAnsiTheme="minorHAnsi" w:cstheme="minorBidi"/>
          <w:b/>
        </w:rPr>
        <w:commentReference w:id="20"/>
      </w:r>
    </w:p>
    <w:p w:rsidR="00690914" w:rsidRPr="008F01E5" w:rsidRDefault="00690914" w:rsidP="008F01E5">
      <w:pPr>
        <w:jc w:val="both"/>
        <w:rPr>
          <w:sz w:val="24"/>
          <w:szCs w:val="24"/>
        </w:rPr>
      </w:pPr>
    </w:p>
    <w:p w:rsidR="00690914" w:rsidRPr="008F01E5" w:rsidRDefault="007C3F34" w:rsidP="008F01E5">
      <w:pPr>
        <w:jc w:val="both"/>
        <w:rPr>
          <w:sz w:val="24"/>
          <w:szCs w:val="24"/>
          <w:shd w:val="clear" w:color="auto" w:fill="FFFFFF"/>
        </w:rPr>
      </w:pPr>
      <w:r>
        <w:rPr>
          <w:sz w:val="24"/>
          <w:szCs w:val="24"/>
          <w:shd w:val="clear" w:color="auto" w:fill="FFFFFF"/>
        </w:rPr>
        <w:t>A</w:t>
      </w:r>
      <w:r w:rsidR="00690914" w:rsidRPr="008F01E5">
        <w:rPr>
          <w:sz w:val="24"/>
          <w:szCs w:val="24"/>
          <w:shd w:val="clear" w:color="auto" w:fill="FFFFFF"/>
        </w:rPr>
        <w:t>lmeida, J. E. F.</w:t>
      </w:r>
      <w:r>
        <w:rPr>
          <w:sz w:val="24"/>
          <w:szCs w:val="24"/>
          <w:shd w:val="clear" w:color="auto" w:fill="FFFFFF"/>
        </w:rPr>
        <w:t xml:space="preserve"> de</w:t>
      </w:r>
      <w:r w:rsidR="00690914" w:rsidRPr="008F01E5">
        <w:rPr>
          <w:sz w:val="24"/>
          <w:szCs w:val="24"/>
          <w:shd w:val="clear" w:color="auto" w:fill="FFFFFF"/>
        </w:rPr>
        <w:t xml:space="preserve">, Neto, A. S., Bastianello, R. F., &amp;Moneque, E. Z. (2012). Alguns aspectos das práticas de suavização de resultados no conservadorismo das companhias abertas listadas na </w:t>
      </w:r>
      <w:r w:rsidR="00B748A9">
        <w:rPr>
          <w:sz w:val="24"/>
          <w:szCs w:val="24"/>
          <w:shd w:val="clear" w:color="auto" w:fill="FFFFFF"/>
        </w:rPr>
        <w:t>BM&amp;FBOVESPA</w:t>
      </w:r>
      <w:r w:rsidR="002F47B5">
        <w:rPr>
          <w:sz w:val="24"/>
          <w:szCs w:val="24"/>
          <w:shd w:val="clear" w:color="auto" w:fill="FFFFFF"/>
        </w:rPr>
        <w:t>/</w:t>
      </w:r>
      <w:r w:rsidR="002F47B5" w:rsidRPr="002F47B5">
        <w:rPr>
          <w:sz w:val="24"/>
          <w:szCs w:val="24"/>
          <w:shd w:val="clear" w:color="auto" w:fill="FFFFFF"/>
        </w:rPr>
        <w:t>Effects of income smoothing practice son the conservatism of public companies listed on the BM&amp;FBovespa</w:t>
      </w:r>
      <w:r w:rsidR="00690914" w:rsidRPr="008F01E5">
        <w:rPr>
          <w:sz w:val="24"/>
          <w:szCs w:val="24"/>
          <w:shd w:val="clear" w:color="auto" w:fill="FFFFFF"/>
        </w:rPr>
        <w:t>.</w:t>
      </w:r>
      <w:r w:rsidR="00690914" w:rsidRPr="008F01E5">
        <w:rPr>
          <w:rStyle w:val="apple-converted-space"/>
          <w:rFonts w:eastAsiaTheme="minorEastAsia"/>
          <w:sz w:val="24"/>
          <w:szCs w:val="24"/>
          <w:shd w:val="clear" w:color="auto" w:fill="FFFFFF"/>
        </w:rPr>
        <w:t> </w:t>
      </w:r>
      <w:r w:rsidR="00690914" w:rsidRPr="008F01E5">
        <w:rPr>
          <w:i/>
          <w:iCs/>
          <w:sz w:val="24"/>
          <w:szCs w:val="24"/>
          <w:shd w:val="clear" w:color="auto" w:fill="FFFFFF"/>
        </w:rPr>
        <w:t>Revista Contabilidade &amp; Finanças</w:t>
      </w:r>
      <w:r w:rsidR="00690914" w:rsidRPr="008F01E5">
        <w:rPr>
          <w:sz w:val="24"/>
          <w:szCs w:val="24"/>
          <w:shd w:val="clear" w:color="auto" w:fill="FFFFFF"/>
        </w:rPr>
        <w:t>,</w:t>
      </w:r>
      <w:r w:rsidR="00690914" w:rsidRPr="008F01E5">
        <w:rPr>
          <w:rStyle w:val="apple-converted-space"/>
          <w:rFonts w:eastAsiaTheme="minorEastAsia"/>
          <w:sz w:val="24"/>
          <w:szCs w:val="24"/>
          <w:shd w:val="clear" w:color="auto" w:fill="FFFFFF"/>
        </w:rPr>
        <w:t> </w:t>
      </w:r>
      <w:r w:rsidR="00690914" w:rsidRPr="008F01E5">
        <w:rPr>
          <w:i/>
          <w:iCs/>
          <w:sz w:val="24"/>
          <w:szCs w:val="24"/>
          <w:shd w:val="clear" w:color="auto" w:fill="FFFFFF"/>
        </w:rPr>
        <w:t>23</w:t>
      </w:r>
      <w:r w:rsidR="00732B3B">
        <w:rPr>
          <w:i/>
          <w:iCs/>
          <w:sz w:val="24"/>
          <w:szCs w:val="24"/>
          <w:shd w:val="clear" w:color="auto" w:fill="FFFFFF"/>
        </w:rPr>
        <w:t xml:space="preserve"> </w:t>
      </w:r>
      <w:r w:rsidR="00690914" w:rsidRPr="008F01E5">
        <w:rPr>
          <w:sz w:val="24"/>
          <w:szCs w:val="24"/>
          <w:shd w:val="clear" w:color="auto" w:fill="FFFFFF"/>
        </w:rPr>
        <w:t>(58), 65.</w:t>
      </w:r>
    </w:p>
    <w:p w:rsidR="00690914" w:rsidRPr="008F01E5" w:rsidRDefault="00690914" w:rsidP="008F01E5">
      <w:pPr>
        <w:jc w:val="both"/>
        <w:rPr>
          <w:sz w:val="24"/>
          <w:szCs w:val="24"/>
        </w:rPr>
      </w:pPr>
    </w:p>
    <w:p w:rsidR="00690914" w:rsidRPr="00E85C0D" w:rsidRDefault="005C594A" w:rsidP="008F01E5">
      <w:pPr>
        <w:jc w:val="both"/>
        <w:rPr>
          <w:sz w:val="24"/>
          <w:szCs w:val="24"/>
          <w:shd w:val="clear" w:color="auto" w:fill="FFFFFF"/>
        </w:rPr>
      </w:pPr>
      <w:r w:rsidRPr="005C594A">
        <w:rPr>
          <w:sz w:val="24"/>
          <w:szCs w:val="24"/>
          <w:shd w:val="clear" w:color="auto" w:fill="FFFFFF"/>
        </w:rPr>
        <w:t>Barbosa,</w:t>
      </w:r>
      <w:r w:rsidR="00D0310B">
        <w:rPr>
          <w:sz w:val="24"/>
          <w:szCs w:val="24"/>
          <w:shd w:val="clear" w:color="auto" w:fill="FFFFFF"/>
        </w:rPr>
        <w:t xml:space="preserve"> </w:t>
      </w:r>
      <w:r w:rsidRPr="005C594A">
        <w:rPr>
          <w:sz w:val="24"/>
          <w:szCs w:val="24"/>
          <w:shd w:val="clear" w:color="auto" w:fill="FFFFFF"/>
        </w:rPr>
        <w:t>R. S., Lemes, S., &amp; de Souza, F. Ê. A. (2014</w:t>
      </w:r>
      <w:r w:rsidR="00D0310B">
        <w:rPr>
          <w:sz w:val="24"/>
          <w:szCs w:val="24"/>
          <w:shd w:val="clear" w:color="auto" w:fill="FFFFFF"/>
        </w:rPr>
        <w:t>, outubro</w:t>
      </w:r>
      <w:r w:rsidRPr="005C594A">
        <w:rPr>
          <w:sz w:val="24"/>
          <w:szCs w:val="24"/>
          <w:shd w:val="clear" w:color="auto" w:fill="FFFFFF"/>
        </w:rPr>
        <w:t xml:space="preserve">). Comparabilidade da mensuração ao valor justo de companhias abertas brasileiras pertencentes ao índice bovespa. </w:t>
      </w:r>
      <w:r w:rsidR="00D0310B" w:rsidRPr="002F47B5">
        <w:rPr>
          <w:i/>
          <w:sz w:val="24"/>
          <w:szCs w:val="24"/>
          <w:shd w:val="clear" w:color="auto" w:fill="FFFFFF"/>
        </w:rPr>
        <w:t xml:space="preserve">Anais </w:t>
      </w:r>
      <w:r w:rsidR="00603724" w:rsidRPr="002F47B5">
        <w:rPr>
          <w:i/>
          <w:sz w:val="24"/>
          <w:szCs w:val="24"/>
          <w:shd w:val="clear" w:color="auto" w:fill="FFFFFF"/>
        </w:rPr>
        <w:t>do Seminário</w:t>
      </w:r>
      <w:r w:rsidR="009123CC" w:rsidRPr="002F47B5">
        <w:rPr>
          <w:i/>
          <w:sz w:val="24"/>
          <w:szCs w:val="24"/>
          <w:shd w:val="clear" w:color="auto" w:fill="FFFFFF"/>
        </w:rPr>
        <w:t xml:space="preserve"> em Administração</w:t>
      </w:r>
      <w:r w:rsidR="009123CC">
        <w:rPr>
          <w:sz w:val="24"/>
          <w:szCs w:val="24"/>
          <w:shd w:val="clear" w:color="auto" w:fill="FFFFFF"/>
        </w:rPr>
        <w:t>, São Paulo, SP, Brasil, 18</w:t>
      </w:r>
      <w:r w:rsidRPr="005C594A">
        <w:rPr>
          <w:sz w:val="24"/>
          <w:szCs w:val="24"/>
          <w:shd w:val="clear" w:color="auto" w:fill="FFFFFF"/>
        </w:rPr>
        <w:t>.</w:t>
      </w:r>
    </w:p>
    <w:p w:rsidR="00690914" w:rsidRPr="00E85C0D" w:rsidRDefault="00690914" w:rsidP="008F01E5">
      <w:pPr>
        <w:jc w:val="both"/>
        <w:rPr>
          <w:sz w:val="24"/>
          <w:szCs w:val="24"/>
        </w:rPr>
      </w:pPr>
    </w:p>
    <w:p w:rsidR="00690914" w:rsidRPr="00E85C0D" w:rsidRDefault="00690914" w:rsidP="008F01E5">
      <w:pPr>
        <w:jc w:val="both"/>
        <w:rPr>
          <w:sz w:val="24"/>
          <w:szCs w:val="24"/>
          <w:shd w:val="clear" w:color="auto" w:fill="FFFFFF"/>
        </w:rPr>
      </w:pPr>
      <w:r w:rsidRPr="00E85C0D">
        <w:rPr>
          <w:sz w:val="24"/>
          <w:szCs w:val="24"/>
          <w:shd w:val="clear" w:color="auto" w:fill="FFFFFF"/>
        </w:rPr>
        <w:t>Barbosa, M. T., Reina, D., da Silva, S. F., &amp; Dias, R.</w:t>
      </w:r>
      <w:r w:rsidR="00454D18" w:rsidRPr="00E85C0D">
        <w:rPr>
          <w:sz w:val="24"/>
          <w:szCs w:val="24"/>
          <w:shd w:val="clear" w:color="auto" w:fill="FFFFFF"/>
        </w:rPr>
        <w:t xml:space="preserve"> dos S.</w:t>
      </w:r>
      <w:r w:rsidRPr="00E85C0D">
        <w:rPr>
          <w:sz w:val="24"/>
          <w:szCs w:val="24"/>
          <w:shd w:val="clear" w:color="auto" w:fill="FFFFFF"/>
        </w:rPr>
        <w:t xml:space="preserve"> (2015</w:t>
      </w:r>
      <w:r w:rsidR="009123CC">
        <w:rPr>
          <w:sz w:val="24"/>
          <w:szCs w:val="24"/>
          <w:shd w:val="clear" w:color="auto" w:fill="FFFFFF"/>
        </w:rPr>
        <w:t>, Outubro</w:t>
      </w:r>
      <w:r w:rsidRPr="00E85C0D">
        <w:rPr>
          <w:sz w:val="24"/>
          <w:szCs w:val="24"/>
          <w:shd w:val="clear" w:color="auto" w:fill="FFFFFF"/>
        </w:rPr>
        <w:t xml:space="preserve">). Comparabilidade </w:t>
      </w:r>
      <w:r w:rsidR="008009CB" w:rsidRPr="00E85C0D">
        <w:rPr>
          <w:sz w:val="24"/>
          <w:szCs w:val="24"/>
          <w:shd w:val="clear" w:color="auto" w:fill="FFFFFF"/>
        </w:rPr>
        <w:t xml:space="preserve">da </w:t>
      </w:r>
      <w:r w:rsidRPr="00E85C0D">
        <w:rPr>
          <w:sz w:val="24"/>
          <w:szCs w:val="24"/>
          <w:shd w:val="clear" w:color="auto" w:fill="FFFFFF"/>
        </w:rPr>
        <w:t>Inform</w:t>
      </w:r>
      <w:r w:rsidR="008009CB" w:rsidRPr="00E85C0D">
        <w:rPr>
          <w:sz w:val="24"/>
          <w:szCs w:val="24"/>
          <w:shd w:val="clear" w:color="auto" w:fill="FFFFFF"/>
        </w:rPr>
        <w:t>aç</w:t>
      </w:r>
      <w:r w:rsidRPr="00E85C0D">
        <w:rPr>
          <w:sz w:val="24"/>
          <w:szCs w:val="24"/>
          <w:shd w:val="clear" w:color="auto" w:fill="FFFFFF"/>
        </w:rPr>
        <w:t>ão Contábil: Reflexos Pós-</w:t>
      </w:r>
      <w:r w:rsidR="008009CB" w:rsidRPr="00E85C0D">
        <w:rPr>
          <w:sz w:val="24"/>
          <w:szCs w:val="24"/>
          <w:shd w:val="clear" w:color="auto" w:fill="FFFFFF"/>
        </w:rPr>
        <w:t xml:space="preserve">IFRS </w:t>
      </w:r>
      <w:r w:rsidRPr="00E85C0D">
        <w:rPr>
          <w:sz w:val="24"/>
          <w:szCs w:val="24"/>
          <w:shd w:val="clear" w:color="auto" w:fill="FFFFFF"/>
        </w:rPr>
        <w:t>Em Empresas Brasileiras.</w:t>
      </w:r>
      <w:r w:rsidR="009123CC">
        <w:rPr>
          <w:sz w:val="24"/>
          <w:szCs w:val="24"/>
          <w:shd w:val="clear" w:color="auto" w:fill="FFFFFF"/>
        </w:rPr>
        <w:t xml:space="preserve"> </w:t>
      </w:r>
      <w:r w:rsidR="009123CC" w:rsidRPr="002F47B5">
        <w:rPr>
          <w:i/>
          <w:sz w:val="24"/>
          <w:szCs w:val="24"/>
          <w:shd w:val="clear" w:color="auto" w:fill="FFFFFF"/>
        </w:rPr>
        <w:t>Anais do</w:t>
      </w:r>
      <w:r w:rsidR="00454D18" w:rsidRPr="002F47B5">
        <w:rPr>
          <w:i/>
          <w:sz w:val="24"/>
          <w:szCs w:val="24"/>
          <w:shd w:val="clear" w:color="auto" w:fill="FFFFFF"/>
        </w:rPr>
        <w:t xml:space="preserve"> </w:t>
      </w:r>
      <w:r w:rsidR="009123CC" w:rsidRPr="002F47B5">
        <w:rPr>
          <w:i/>
          <w:sz w:val="24"/>
          <w:szCs w:val="24"/>
          <w:shd w:val="clear" w:color="auto" w:fill="FFFFFF"/>
        </w:rPr>
        <w:t>Congresso de Contabilidade 2015</w:t>
      </w:r>
      <w:r w:rsidR="009123CC">
        <w:rPr>
          <w:sz w:val="24"/>
          <w:szCs w:val="24"/>
          <w:shd w:val="clear" w:color="auto" w:fill="FFFFFF"/>
        </w:rPr>
        <w:t>, Florianópolis, SC, 6.</w:t>
      </w:r>
    </w:p>
    <w:p w:rsidR="00690914" w:rsidRPr="00E85C0D" w:rsidRDefault="00690914" w:rsidP="008F01E5">
      <w:pPr>
        <w:jc w:val="both"/>
        <w:rPr>
          <w:sz w:val="24"/>
          <w:szCs w:val="24"/>
        </w:rPr>
      </w:pPr>
    </w:p>
    <w:p w:rsidR="00690914" w:rsidRPr="00E85C0D" w:rsidRDefault="00FC76F9" w:rsidP="008F01E5">
      <w:pPr>
        <w:jc w:val="both"/>
        <w:rPr>
          <w:sz w:val="24"/>
          <w:szCs w:val="24"/>
        </w:rPr>
      </w:pPr>
      <w:r w:rsidRPr="00E85C0D">
        <w:rPr>
          <w:sz w:val="24"/>
          <w:szCs w:val="24"/>
          <w:shd w:val="clear" w:color="auto" w:fill="FFFFFF"/>
          <w:lang w:val="en-US"/>
        </w:rPr>
        <w:t>Cascino, S., &amp;</w:t>
      </w:r>
      <w:r w:rsidR="002F47B5">
        <w:rPr>
          <w:sz w:val="24"/>
          <w:szCs w:val="24"/>
          <w:shd w:val="clear" w:color="auto" w:fill="FFFFFF"/>
          <w:lang w:val="en-US"/>
        </w:rPr>
        <w:t xml:space="preserve"> </w:t>
      </w:r>
      <w:r w:rsidRPr="00E85C0D">
        <w:rPr>
          <w:sz w:val="24"/>
          <w:szCs w:val="24"/>
          <w:shd w:val="clear" w:color="auto" w:fill="FFFFFF"/>
          <w:lang w:val="en-US"/>
        </w:rPr>
        <w:t>Gassen, J. (2015). What drives the comparability effect of mandatory IFRS adoption?.</w:t>
      </w:r>
      <w:r w:rsidRPr="00E85C0D">
        <w:rPr>
          <w:rStyle w:val="apple-converted-space"/>
          <w:rFonts w:eastAsiaTheme="minorEastAsia"/>
          <w:sz w:val="24"/>
          <w:szCs w:val="24"/>
          <w:shd w:val="clear" w:color="auto" w:fill="FFFFFF"/>
          <w:lang w:val="en-US"/>
        </w:rPr>
        <w:t> </w:t>
      </w:r>
      <w:r w:rsidR="00690914" w:rsidRPr="00E85C0D">
        <w:rPr>
          <w:i/>
          <w:iCs/>
          <w:sz w:val="24"/>
          <w:szCs w:val="24"/>
          <w:shd w:val="clear" w:color="auto" w:fill="FFFFFF"/>
        </w:rPr>
        <w:t>Review of</w:t>
      </w:r>
      <w:r w:rsidR="009123CC">
        <w:rPr>
          <w:i/>
          <w:iCs/>
          <w:sz w:val="24"/>
          <w:szCs w:val="24"/>
          <w:shd w:val="clear" w:color="auto" w:fill="FFFFFF"/>
        </w:rPr>
        <w:t xml:space="preserve"> </w:t>
      </w:r>
      <w:r w:rsidR="00690914" w:rsidRPr="00E85C0D">
        <w:rPr>
          <w:i/>
          <w:iCs/>
          <w:sz w:val="24"/>
          <w:szCs w:val="24"/>
          <w:shd w:val="clear" w:color="auto" w:fill="FFFFFF"/>
        </w:rPr>
        <w:t>Accounting</w:t>
      </w:r>
      <w:r w:rsidR="009123CC">
        <w:rPr>
          <w:i/>
          <w:iCs/>
          <w:sz w:val="24"/>
          <w:szCs w:val="24"/>
          <w:shd w:val="clear" w:color="auto" w:fill="FFFFFF"/>
        </w:rPr>
        <w:t xml:space="preserve"> </w:t>
      </w:r>
      <w:r w:rsidR="00690914" w:rsidRPr="00E85C0D">
        <w:rPr>
          <w:i/>
          <w:iCs/>
          <w:sz w:val="24"/>
          <w:szCs w:val="24"/>
          <w:shd w:val="clear" w:color="auto" w:fill="FFFFFF"/>
        </w:rPr>
        <w:t>Studies</w:t>
      </w:r>
      <w:r w:rsidR="00690914" w:rsidRPr="00E85C0D">
        <w:rPr>
          <w:sz w:val="24"/>
          <w:szCs w:val="24"/>
          <w:shd w:val="clear" w:color="auto" w:fill="FFFFFF"/>
        </w:rPr>
        <w:t>,</w:t>
      </w:r>
      <w:r w:rsidR="00690914" w:rsidRPr="00E85C0D">
        <w:rPr>
          <w:rStyle w:val="apple-converted-space"/>
          <w:rFonts w:eastAsiaTheme="minorEastAsia"/>
          <w:sz w:val="24"/>
          <w:szCs w:val="24"/>
          <w:shd w:val="clear" w:color="auto" w:fill="FFFFFF"/>
        </w:rPr>
        <w:t> </w:t>
      </w:r>
      <w:r w:rsidR="00690914" w:rsidRPr="00E85C0D">
        <w:rPr>
          <w:i/>
          <w:iCs/>
          <w:sz w:val="24"/>
          <w:szCs w:val="24"/>
          <w:shd w:val="clear" w:color="auto" w:fill="FFFFFF"/>
        </w:rPr>
        <w:t>20</w:t>
      </w:r>
      <w:r w:rsidR="00603724">
        <w:rPr>
          <w:i/>
          <w:iCs/>
          <w:sz w:val="24"/>
          <w:szCs w:val="24"/>
          <w:shd w:val="clear" w:color="auto" w:fill="FFFFFF"/>
        </w:rPr>
        <w:t xml:space="preserve"> </w:t>
      </w:r>
      <w:r w:rsidR="00690914" w:rsidRPr="00E85C0D">
        <w:rPr>
          <w:sz w:val="24"/>
          <w:szCs w:val="24"/>
          <w:shd w:val="clear" w:color="auto" w:fill="FFFFFF"/>
        </w:rPr>
        <w:t>(1), 242-282.</w:t>
      </w:r>
    </w:p>
    <w:p w:rsidR="00690914" w:rsidRPr="00E85C0D" w:rsidRDefault="00690914" w:rsidP="008F01E5">
      <w:pPr>
        <w:jc w:val="both"/>
        <w:rPr>
          <w:sz w:val="24"/>
          <w:szCs w:val="24"/>
        </w:rPr>
      </w:pPr>
    </w:p>
    <w:p w:rsidR="00690914" w:rsidRPr="00E85C0D" w:rsidRDefault="008F01E5" w:rsidP="009123CC">
      <w:pPr>
        <w:jc w:val="both"/>
        <w:rPr>
          <w:sz w:val="24"/>
          <w:szCs w:val="24"/>
        </w:rPr>
      </w:pPr>
      <w:r w:rsidRPr="00E85C0D">
        <w:rPr>
          <w:sz w:val="24"/>
          <w:szCs w:val="24"/>
        </w:rPr>
        <w:t>Comitê d</w:t>
      </w:r>
      <w:r w:rsidR="00690914" w:rsidRPr="00E85C0D">
        <w:rPr>
          <w:sz w:val="24"/>
          <w:szCs w:val="24"/>
        </w:rPr>
        <w:t>e Pronunciamentos Contábeis. Pronunciamento Técnico C</w:t>
      </w:r>
      <w:r w:rsidRPr="00E85C0D">
        <w:rPr>
          <w:sz w:val="24"/>
          <w:szCs w:val="24"/>
        </w:rPr>
        <w:t>PC</w:t>
      </w:r>
      <w:r w:rsidR="00690914" w:rsidRPr="00E85C0D">
        <w:rPr>
          <w:sz w:val="24"/>
          <w:szCs w:val="24"/>
        </w:rPr>
        <w:t xml:space="preserve"> 00 (R1) – Estrutura Conceitual </w:t>
      </w:r>
      <w:r w:rsidR="008009CB" w:rsidRPr="00E85C0D">
        <w:rPr>
          <w:sz w:val="24"/>
          <w:szCs w:val="24"/>
        </w:rPr>
        <w:t xml:space="preserve">para </w:t>
      </w:r>
      <w:r w:rsidR="00690914" w:rsidRPr="00E85C0D">
        <w:rPr>
          <w:sz w:val="24"/>
          <w:szCs w:val="24"/>
        </w:rPr>
        <w:t xml:space="preserve">Elaboração </w:t>
      </w:r>
      <w:r w:rsidR="008009CB" w:rsidRPr="00E85C0D">
        <w:rPr>
          <w:sz w:val="24"/>
          <w:szCs w:val="24"/>
        </w:rPr>
        <w:t>e</w:t>
      </w:r>
      <w:r w:rsidR="009123CC">
        <w:rPr>
          <w:sz w:val="24"/>
          <w:szCs w:val="24"/>
        </w:rPr>
        <w:t xml:space="preserve"> </w:t>
      </w:r>
      <w:r w:rsidR="00690914" w:rsidRPr="00E85C0D">
        <w:rPr>
          <w:sz w:val="24"/>
          <w:szCs w:val="24"/>
        </w:rPr>
        <w:t>Divulgação</w:t>
      </w:r>
      <w:r w:rsidR="009123CC">
        <w:rPr>
          <w:sz w:val="24"/>
          <w:szCs w:val="24"/>
        </w:rPr>
        <w:t xml:space="preserve"> </w:t>
      </w:r>
      <w:r w:rsidR="00690914" w:rsidRPr="00E85C0D">
        <w:rPr>
          <w:sz w:val="24"/>
          <w:szCs w:val="24"/>
        </w:rPr>
        <w:t>de Relatório Contábil-Financeiro. 2011. Disponível Em:Http://Www.Cpc.Org.Br/Cpc/Documentos-Emitidos/Pronunciamentos/Pronunciamento</w:t>
      </w:r>
      <w:r w:rsidR="009123CC">
        <w:rPr>
          <w:sz w:val="24"/>
          <w:szCs w:val="24"/>
        </w:rPr>
        <w:t xml:space="preserve"> </w:t>
      </w:r>
      <w:r w:rsidR="00690914" w:rsidRPr="00E85C0D">
        <w:rPr>
          <w:sz w:val="24"/>
          <w:szCs w:val="24"/>
        </w:rPr>
        <w:t>?Id=80. Acesso Em: 15 Maio 2017.</w:t>
      </w:r>
    </w:p>
    <w:p w:rsidR="00690914" w:rsidRPr="00E85C0D" w:rsidRDefault="00690914" w:rsidP="008F01E5">
      <w:pPr>
        <w:jc w:val="both"/>
        <w:rPr>
          <w:sz w:val="24"/>
          <w:szCs w:val="24"/>
        </w:rPr>
      </w:pPr>
    </w:p>
    <w:p w:rsidR="00690914" w:rsidRPr="00E85C0D" w:rsidRDefault="00690914" w:rsidP="008F01E5">
      <w:pPr>
        <w:jc w:val="both"/>
        <w:rPr>
          <w:sz w:val="24"/>
          <w:szCs w:val="24"/>
        </w:rPr>
      </w:pPr>
      <w:r w:rsidRPr="00E85C0D">
        <w:rPr>
          <w:sz w:val="24"/>
          <w:szCs w:val="24"/>
        </w:rPr>
        <w:t xml:space="preserve">Comitê </w:t>
      </w:r>
      <w:r w:rsidR="008F01E5" w:rsidRPr="00E85C0D">
        <w:rPr>
          <w:sz w:val="24"/>
          <w:szCs w:val="24"/>
        </w:rPr>
        <w:t>d</w:t>
      </w:r>
      <w:r w:rsidRPr="00E85C0D">
        <w:rPr>
          <w:sz w:val="24"/>
          <w:szCs w:val="24"/>
        </w:rPr>
        <w:t>e Pronunciamentos Contá</w:t>
      </w:r>
      <w:r w:rsidR="008F01E5" w:rsidRPr="00E85C0D">
        <w:rPr>
          <w:sz w:val="24"/>
          <w:szCs w:val="24"/>
        </w:rPr>
        <w:t>beis. Pronunciamento Técnico CPC</w:t>
      </w:r>
      <w:r w:rsidRPr="00E85C0D">
        <w:rPr>
          <w:sz w:val="24"/>
          <w:szCs w:val="24"/>
        </w:rPr>
        <w:t xml:space="preserve"> 27– Ativo Imobilizado. 2009. Disponível Em:</w:t>
      </w:r>
      <w:r w:rsidR="009123CC">
        <w:rPr>
          <w:sz w:val="24"/>
          <w:szCs w:val="24"/>
        </w:rPr>
        <w:t xml:space="preserve"> </w:t>
      </w:r>
      <w:r w:rsidRPr="00E85C0D">
        <w:rPr>
          <w:sz w:val="24"/>
          <w:szCs w:val="24"/>
        </w:rPr>
        <w:t>Http://Www.Cpc.Org.Br/Cpc/Documentos-Emitidos/Pronunciamentos/Pronunciamento?Id=58. Acesso Em: 15 Maio 2017.</w:t>
      </w:r>
    </w:p>
    <w:p w:rsidR="00690914" w:rsidRPr="00E85C0D" w:rsidRDefault="00690914" w:rsidP="008F01E5">
      <w:pPr>
        <w:jc w:val="both"/>
        <w:rPr>
          <w:sz w:val="24"/>
          <w:szCs w:val="24"/>
        </w:rPr>
      </w:pPr>
    </w:p>
    <w:p w:rsidR="00690914" w:rsidRPr="00E85C0D" w:rsidRDefault="00690914" w:rsidP="008F01E5">
      <w:pPr>
        <w:jc w:val="both"/>
        <w:rPr>
          <w:sz w:val="24"/>
          <w:szCs w:val="24"/>
          <w:lang w:val="en-US"/>
        </w:rPr>
      </w:pPr>
      <w:r w:rsidRPr="00E85C0D">
        <w:rPr>
          <w:sz w:val="24"/>
          <w:szCs w:val="24"/>
          <w:shd w:val="clear" w:color="auto" w:fill="FFFFFF"/>
        </w:rPr>
        <w:t>Franco, G.</w:t>
      </w:r>
      <w:r w:rsidR="008F01E5" w:rsidRPr="00E85C0D">
        <w:rPr>
          <w:sz w:val="24"/>
          <w:szCs w:val="24"/>
          <w:shd w:val="clear" w:color="auto" w:fill="FFFFFF"/>
        </w:rPr>
        <w:t xml:space="preserve"> de</w:t>
      </w:r>
      <w:r w:rsidRPr="00E85C0D">
        <w:rPr>
          <w:sz w:val="24"/>
          <w:szCs w:val="24"/>
          <w:shd w:val="clear" w:color="auto" w:fill="FFFFFF"/>
        </w:rPr>
        <w:t xml:space="preserve">, Kothari, S. P., &amp; Verdi, R. S. (2011). </w:t>
      </w:r>
      <w:r w:rsidR="00FC76F9" w:rsidRPr="00E85C0D">
        <w:rPr>
          <w:sz w:val="24"/>
          <w:szCs w:val="24"/>
          <w:shd w:val="clear" w:color="auto" w:fill="FFFFFF"/>
          <w:lang w:val="en-US"/>
        </w:rPr>
        <w:t>The benefits of financial statement comparability.</w:t>
      </w:r>
      <w:r w:rsidR="00FC76F9" w:rsidRPr="00E85C0D">
        <w:rPr>
          <w:rStyle w:val="apple-converted-space"/>
          <w:rFonts w:eastAsiaTheme="minorEastAsia"/>
          <w:sz w:val="24"/>
          <w:szCs w:val="24"/>
          <w:shd w:val="clear" w:color="auto" w:fill="FFFFFF"/>
          <w:lang w:val="en-US"/>
        </w:rPr>
        <w:t> </w:t>
      </w:r>
      <w:r w:rsidR="00FC76F9" w:rsidRPr="00E85C0D">
        <w:rPr>
          <w:i/>
          <w:iCs/>
          <w:sz w:val="24"/>
          <w:szCs w:val="24"/>
          <w:shd w:val="clear" w:color="auto" w:fill="FFFFFF"/>
          <w:lang w:val="en-US"/>
        </w:rPr>
        <w:t>Journal of Accounting Research</w:t>
      </w:r>
      <w:r w:rsidR="00FC76F9" w:rsidRPr="00E85C0D">
        <w:rPr>
          <w:sz w:val="24"/>
          <w:szCs w:val="24"/>
          <w:shd w:val="clear" w:color="auto" w:fill="FFFFFF"/>
          <w:lang w:val="en-US"/>
        </w:rPr>
        <w:t>,</w:t>
      </w:r>
      <w:r w:rsidR="00FC76F9" w:rsidRPr="00E85C0D">
        <w:rPr>
          <w:rStyle w:val="apple-converted-space"/>
          <w:rFonts w:eastAsiaTheme="minorEastAsia"/>
          <w:sz w:val="24"/>
          <w:szCs w:val="24"/>
          <w:shd w:val="clear" w:color="auto" w:fill="FFFFFF"/>
          <w:lang w:val="en-US"/>
        </w:rPr>
        <w:t> </w:t>
      </w:r>
      <w:r w:rsidR="00FC76F9" w:rsidRPr="00E85C0D">
        <w:rPr>
          <w:i/>
          <w:iCs/>
          <w:sz w:val="24"/>
          <w:szCs w:val="24"/>
          <w:shd w:val="clear" w:color="auto" w:fill="FFFFFF"/>
          <w:lang w:val="en-US"/>
        </w:rPr>
        <w:t>49</w:t>
      </w:r>
      <w:r w:rsidR="002F47B5">
        <w:rPr>
          <w:i/>
          <w:iCs/>
          <w:sz w:val="24"/>
          <w:szCs w:val="24"/>
          <w:shd w:val="clear" w:color="auto" w:fill="FFFFFF"/>
          <w:lang w:val="en-US"/>
        </w:rPr>
        <w:t xml:space="preserve"> </w:t>
      </w:r>
      <w:r w:rsidR="00FC76F9" w:rsidRPr="00E85C0D">
        <w:rPr>
          <w:sz w:val="24"/>
          <w:szCs w:val="24"/>
          <w:shd w:val="clear" w:color="auto" w:fill="FFFFFF"/>
          <w:lang w:val="en-US"/>
        </w:rPr>
        <w:t>(4), 895-931.</w:t>
      </w:r>
    </w:p>
    <w:p w:rsidR="00690914" w:rsidRPr="00E85C0D" w:rsidRDefault="00690914" w:rsidP="008F01E5">
      <w:pPr>
        <w:jc w:val="both"/>
        <w:rPr>
          <w:sz w:val="24"/>
          <w:szCs w:val="24"/>
          <w:shd w:val="clear" w:color="auto" w:fill="FFFFFF"/>
          <w:lang w:val="en-US"/>
        </w:rPr>
      </w:pPr>
    </w:p>
    <w:p w:rsidR="00690914" w:rsidRPr="00E85C0D" w:rsidRDefault="00FC76F9" w:rsidP="008F01E5">
      <w:pPr>
        <w:jc w:val="both"/>
        <w:rPr>
          <w:sz w:val="24"/>
          <w:szCs w:val="24"/>
          <w:lang w:val="en-US"/>
        </w:rPr>
      </w:pPr>
      <w:r w:rsidRPr="00E85C0D">
        <w:rPr>
          <w:sz w:val="24"/>
          <w:szCs w:val="24"/>
          <w:shd w:val="clear" w:color="auto" w:fill="FFFFFF"/>
          <w:lang w:val="en-US"/>
        </w:rPr>
        <w:t xml:space="preserve">Grecco, M. C. P., Formigoni, H., Geron, C. M. S., &amp; Segura, L. C. (2013). </w:t>
      </w:r>
      <w:r w:rsidR="00690914" w:rsidRPr="00E85C0D">
        <w:rPr>
          <w:sz w:val="24"/>
          <w:szCs w:val="24"/>
          <w:shd w:val="clear" w:color="auto" w:fill="FFFFFF"/>
        </w:rPr>
        <w:t>Percepção dos profissionais brasileiros com relação ao processo de convergência contábil às normas internacionais de Convergência Contábil às Normas Internacionais.</w:t>
      </w:r>
      <w:r w:rsidR="00690914" w:rsidRPr="00E85C0D">
        <w:rPr>
          <w:rStyle w:val="apple-converted-space"/>
          <w:rFonts w:eastAsiaTheme="minorEastAsia"/>
          <w:sz w:val="24"/>
          <w:szCs w:val="24"/>
          <w:shd w:val="clear" w:color="auto" w:fill="FFFFFF"/>
        </w:rPr>
        <w:t> </w:t>
      </w:r>
      <w:r w:rsidRPr="00E85C0D">
        <w:rPr>
          <w:i/>
          <w:iCs/>
          <w:sz w:val="24"/>
          <w:szCs w:val="24"/>
          <w:shd w:val="clear" w:color="auto" w:fill="FFFFFF"/>
          <w:lang w:val="en-US"/>
        </w:rPr>
        <w:t>Enfoque: Reflexão</w:t>
      </w:r>
      <w:r w:rsidR="002F47B5">
        <w:rPr>
          <w:i/>
          <w:iCs/>
          <w:sz w:val="24"/>
          <w:szCs w:val="24"/>
          <w:shd w:val="clear" w:color="auto" w:fill="FFFFFF"/>
          <w:lang w:val="en-US"/>
        </w:rPr>
        <w:t xml:space="preserve"> </w:t>
      </w:r>
      <w:r w:rsidRPr="00E85C0D">
        <w:rPr>
          <w:i/>
          <w:iCs/>
          <w:sz w:val="24"/>
          <w:szCs w:val="24"/>
          <w:shd w:val="clear" w:color="auto" w:fill="FFFFFF"/>
          <w:lang w:val="en-US"/>
        </w:rPr>
        <w:t>Contábil</w:t>
      </w:r>
      <w:r w:rsidRPr="00E85C0D">
        <w:rPr>
          <w:sz w:val="24"/>
          <w:szCs w:val="24"/>
          <w:shd w:val="clear" w:color="auto" w:fill="FFFFFF"/>
          <w:lang w:val="en-US"/>
        </w:rPr>
        <w:t>,</w:t>
      </w:r>
      <w:r w:rsidRPr="00E85C0D">
        <w:rPr>
          <w:rStyle w:val="apple-converted-space"/>
          <w:rFonts w:eastAsiaTheme="minorEastAsia"/>
          <w:sz w:val="24"/>
          <w:szCs w:val="24"/>
          <w:shd w:val="clear" w:color="auto" w:fill="FFFFFF"/>
          <w:lang w:val="en-US"/>
        </w:rPr>
        <w:t> </w:t>
      </w:r>
      <w:r w:rsidRPr="00E85C0D">
        <w:rPr>
          <w:i/>
          <w:iCs/>
          <w:sz w:val="24"/>
          <w:szCs w:val="24"/>
          <w:shd w:val="clear" w:color="auto" w:fill="FFFFFF"/>
          <w:lang w:val="en-US"/>
        </w:rPr>
        <w:t>32</w:t>
      </w:r>
      <w:r w:rsidR="002F47B5">
        <w:rPr>
          <w:i/>
          <w:iCs/>
          <w:sz w:val="24"/>
          <w:szCs w:val="24"/>
          <w:shd w:val="clear" w:color="auto" w:fill="FFFFFF"/>
          <w:lang w:val="en-US"/>
        </w:rPr>
        <w:t xml:space="preserve"> </w:t>
      </w:r>
      <w:r w:rsidRPr="00E85C0D">
        <w:rPr>
          <w:sz w:val="24"/>
          <w:szCs w:val="24"/>
          <w:shd w:val="clear" w:color="auto" w:fill="FFFFFF"/>
          <w:lang w:val="en-US"/>
        </w:rPr>
        <w:t>(3), 111-128.</w:t>
      </w:r>
    </w:p>
    <w:p w:rsidR="00690914" w:rsidRPr="00E85C0D" w:rsidRDefault="00690914" w:rsidP="008F01E5">
      <w:pPr>
        <w:jc w:val="both"/>
        <w:rPr>
          <w:sz w:val="24"/>
          <w:szCs w:val="24"/>
          <w:shd w:val="clear" w:color="auto" w:fill="FFFFFF"/>
          <w:lang w:val="en-US"/>
        </w:rPr>
      </w:pPr>
    </w:p>
    <w:p w:rsidR="00690914" w:rsidRPr="00E85C0D" w:rsidRDefault="00FC76F9" w:rsidP="008F01E5">
      <w:pPr>
        <w:jc w:val="both"/>
        <w:rPr>
          <w:sz w:val="24"/>
          <w:szCs w:val="24"/>
          <w:lang w:val="en-US"/>
        </w:rPr>
      </w:pPr>
      <w:r w:rsidRPr="00E85C0D">
        <w:rPr>
          <w:sz w:val="24"/>
          <w:szCs w:val="24"/>
          <w:shd w:val="clear" w:color="auto" w:fill="FFFFFF"/>
          <w:lang w:val="en-US"/>
        </w:rPr>
        <w:t>Haller, A., &amp;Wehrfritz, M. (2013). The impact of national GAAP and accounting traditions on IFRS policy selection: evidence from Germany and the UK.</w:t>
      </w:r>
      <w:r w:rsidRPr="00E85C0D">
        <w:rPr>
          <w:rStyle w:val="apple-converted-space"/>
          <w:rFonts w:eastAsiaTheme="minorEastAsia"/>
          <w:sz w:val="24"/>
          <w:szCs w:val="24"/>
          <w:shd w:val="clear" w:color="auto" w:fill="FFFFFF"/>
          <w:lang w:val="en-US"/>
        </w:rPr>
        <w:t> </w:t>
      </w:r>
      <w:r w:rsidRPr="00E85C0D">
        <w:rPr>
          <w:i/>
          <w:iCs/>
          <w:sz w:val="24"/>
          <w:szCs w:val="24"/>
          <w:shd w:val="clear" w:color="auto" w:fill="FFFFFF"/>
          <w:lang w:val="en-US"/>
        </w:rPr>
        <w:t>Journal of International Accounting, Auditing and Taxation</w:t>
      </w:r>
      <w:r w:rsidRPr="00E85C0D">
        <w:rPr>
          <w:sz w:val="24"/>
          <w:szCs w:val="24"/>
          <w:shd w:val="clear" w:color="auto" w:fill="FFFFFF"/>
          <w:lang w:val="en-US"/>
        </w:rPr>
        <w:t>,</w:t>
      </w:r>
      <w:r w:rsidRPr="00E85C0D">
        <w:rPr>
          <w:rStyle w:val="apple-converted-space"/>
          <w:rFonts w:eastAsiaTheme="minorEastAsia"/>
          <w:sz w:val="24"/>
          <w:szCs w:val="24"/>
          <w:shd w:val="clear" w:color="auto" w:fill="FFFFFF"/>
          <w:lang w:val="en-US"/>
        </w:rPr>
        <w:t> </w:t>
      </w:r>
      <w:r w:rsidRPr="00E85C0D">
        <w:rPr>
          <w:i/>
          <w:iCs/>
          <w:sz w:val="24"/>
          <w:szCs w:val="24"/>
          <w:shd w:val="clear" w:color="auto" w:fill="FFFFFF"/>
          <w:lang w:val="en-US"/>
        </w:rPr>
        <w:t>22</w:t>
      </w:r>
      <w:r w:rsidR="002F47B5">
        <w:rPr>
          <w:i/>
          <w:iCs/>
          <w:sz w:val="24"/>
          <w:szCs w:val="24"/>
          <w:shd w:val="clear" w:color="auto" w:fill="FFFFFF"/>
          <w:lang w:val="en-US"/>
        </w:rPr>
        <w:t xml:space="preserve"> </w:t>
      </w:r>
      <w:r w:rsidRPr="00E85C0D">
        <w:rPr>
          <w:sz w:val="24"/>
          <w:szCs w:val="24"/>
          <w:shd w:val="clear" w:color="auto" w:fill="FFFFFF"/>
          <w:lang w:val="en-US"/>
        </w:rPr>
        <w:t>(1), 39-56.</w:t>
      </w:r>
    </w:p>
    <w:p w:rsidR="00690914" w:rsidRPr="00E85C0D" w:rsidRDefault="00690914" w:rsidP="008F01E5">
      <w:pPr>
        <w:jc w:val="both"/>
        <w:rPr>
          <w:sz w:val="24"/>
          <w:szCs w:val="24"/>
          <w:shd w:val="clear" w:color="auto" w:fill="FFFFFF"/>
        </w:rPr>
      </w:pPr>
    </w:p>
    <w:p w:rsidR="00690914" w:rsidRPr="00E85C0D" w:rsidRDefault="005C594A" w:rsidP="008F01E5">
      <w:pPr>
        <w:jc w:val="both"/>
        <w:rPr>
          <w:sz w:val="24"/>
          <w:szCs w:val="24"/>
        </w:rPr>
      </w:pPr>
      <w:r w:rsidRPr="005C594A">
        <w:rPr>
          <w:sz w:val="24"/>
          <w:szCs w:val="24"/>
          <w:shd w:val="clear" w:color="auto" w:fill="FFFFFF"/>
        </w:rPr>
        <w:t>Iudicibus, S., Marion, J. C., &amp; de Faria, A. C. (2009).</w:t>
      </w:r>
      <w:r w:rsidR="00066C8E" w:rsidRPr="00066C8E">
        <w:rPr>
          <w:rStyle w:val="apple-converted-space"/>
          <w:rFonts w:eastAsiaTheme="minorEastAsia"/>
          <w:sz w:val="24"/>
          <w:szCs w:val="24"/>
          <w:shd w:val="clear" w:color="auto" w:fill="FFFFFF"/>
        </w:rPr>
        <w:t> </w:t>
      </w:r>
      <w:r w:rsidRPr="005C594A">
        <w:rPr>
          <w:i/>
          <w:iCs/>
          <w:sz w:val="24"/>
          <w:szCs w:val="24"/>
          <w:shd w:val="clear" w:color="auto" w:fill="FFFFFF"/>
        </w:rPr>
        <w:t>Introdução à teoria da contabilidade: para o nível de graduação</w:t>
      </w:r>
      <w:r w:rsidRPr="005C594A">
        <w:rPr>
          <w:sz w:val="24"/>
          <w:szCs w:val="24"/>
          <w:shd w:val="clear" w:color="auto" w:fill="FFFFFF"/>
        </w:rPr>
        <w:t>. São Paulo: Atlas.</w:t>
      </w:r>
    </w:p>
    <w:p w:rsidR="006660CD" w:rsidRPr="00917668" w:rsidRDefault="006660CD" w:rsidP="006660CD">
      <w:pPr>
        <w:jc w:val="both"/>
        <w:rPr>
          <w:sz w:val="24"/>
          <w:szCs w:val="24"/>
          <w:shd w:val="clear" w:color="auto" w:fill="FFFFFF"/>
        </w:rPr>
      </w:pPr>
    </w:p>
    <w:p w:rsidR="006660CD" w:rsidRPr="00E85C0D" w:rsidRDefault="006660CD" w:rsidP="006660CD">
      <w:pPr>
        <w:jc w:val="both"/>
        <w:rPr>
          <w:sz w:val="24"/>
          <w:szCs w:val="24"/>
        </w:rPr>
      </w:pPr>
      <w:r w:rsidRPr="00E85C0D">
        <w:rPr>
          <w:sz w:val="24"/>
          <w:szCs w:val="24"/>
          <w:shd w:val="clear" w:color="auto" w:fill="FFFFFF"/>
          <w:lang w:val="en-US"/>
        </w:rPr>
        <w:lastRenderedPageBreak/>
        <w:t xml:space="preserve">Iudícibus, S. D., &amp;Marion, J. C. (2016). </w:t>
      </w:r>
      <w:r w:rsidRPr="00E85C0D">
        <w:rPr>
          <w:i/>
          <w:sz w:val="24"/>
          <w:szCs w:val="24"/>
          <w:shd w:val="clear" w:color="auto" w:fill="FFFFFF"/>
        </w:rPr>
        <w:t>Contabilidade comercial: Atualizado conforme a Lei Nº 11.638/07 e Lei Nº 11.941/09</w:t>
      </w:r>
      <w:r w:rsidRPr="00E85C0D">
        <w:rPr>
          <w:sz w:val="24"/>
          <w:szCs w:val="24"/>
          <w:shd w:val="clear" w:color="auto" w:fill="FFFFFF"/>
        </w:rPr>
        <w:t>.</w:t>
      </w:r>
      <w:r w:rsidR="009123CC">
        <w:rPr>
          <w:sz w:val="24"/>
          <w:szCs w:val="24"/>
          <w:shd w:val="clear" w:color="auto" w:fill="FFFFFF"/>
        </w:rPr>
        <w:t xml:space="preserve"> S</w:t>
      </w:r>
      <w:r w:rsidR="00EE7499" w:rsidRPr="00E85C0D">
        <w:rPr>
          <w:sz w:val="24"/>
          <w:szCs w:val="24"/>
          <w:shd w:val="clear" w:color="auto" w:fill="FFFFFF"/>
        </w:rPr>
        <w:t>ão Paulo:</w:t>
      </w:r>
      <w:r w:rsidR="005C594A" w:rsidRPr="005C594A">
        <w:rPr>
          <w:sz w:val="24"/>
          <w:szCs w:val="24"/>
          <w:shd w:val="clear" w:color="auto" w:fill="FFFFFF"/>
        </w:rPr>
        <w:t xml:space="preserve"> Atlas.</w:t>
      </w:r>
    </w:p>
    <w:p w:rsidR="00690914" w:rsidRPr="00E85C0D" w:rsidRDefault="00690914" w:rsidP="008F01E5">
      <w:pPr>
        <w:jc w:val="both"/>
        <w:rPr>
          <w:sz w:val="24"/>
          <w:szCs w:val="24"/>
          <w:shd w:val="clear" w:color="auto" w:fill="FFFFFF"/>
        </w:rPr>
      </w:pPr>
    </w:p>
    <w:p w:rsidR="00690914" w:rsidRPr="00E85C0D" w:rsidRDefault="005C594A" w:rsidP="008F01E5">
      <w:pPr>
        <w:jc w:val="both"/>
        <w:rPr>
          <w:sz w:val="24"/>
          <w:szCs w:val="24"/>
        </w:rPr>
      </w:pPr>
      <w:r w:rsidRPr="005C594A">
        <w:rPr>
          <w:sz w:val="24"/>
          <w:szCs w:val="24"/>
          <w:shd w:val="clear" w:color="auto" w:fill="FFFFFF"/>
        </w:rPr>
        <w:t>Lemes, S., Costa, P. D., &amp; Martins, V. (2014</w:t>
      </w:r>
      <w:r w:rsidR="00603724">
        <w:rPr>
          <w:sz w:val="24"/>
          <w:szCs w:val="24"/>
          <w:shd w:val="clear" w:color="auto" w:fill="FFFFFF"/>
        </w:rPr>
        <w:t>, Rio de Janeiro</w:t>
      </w:r>
      <w:r w:rsidRPr="005C594A">
        <w:rPr>
          <w:sz w:val="24"/>
          <w:szCs w:val="24"/>
          <w:shd w:val="clear" w:color="auto" w:fill="FFFFFF"/>
        </w:rPr>
        <w:t>). Efeito na Comparabilidade das Escolhas Contábeis de Empresas Brasileiras no Reconhecimento do Imobilizado.</w:t>
      </w:r>
      <w:r w:rsidR="00066C8E" w:rsidRPr="00066C8E">
        <w:rPr>
          <w:rStyle w:val="apple-converted-space"/>
          <w:rFonts w:eastAsiaTheme="minorEastAsia"/>
          <w:sz w:val="24"/>
          <w:szCs w:val="24"/>
          <w:shd w:val="clear" w:color="auto" w:fill="FFFFFF"/>
        </w:rPr>
        <w:t> </w:t>
      </w:r>
      <w:r w:rsidR="009123CC">
        <w:rPr>
          <w:rStyle w:val="apple-converted-space"/>
          <w:rFonts w:eastAsiaTheme="minorEastAsia"/>
          <w:sz w:val="24"/>
          <w:szCs w:val="24"/>
          <w:shd w:val="clear" w:color="auto" w:fill="FFFFFF"/>
        </w:rPr>
        <w:t xml:space="preserve">Anais do </w:t>
      </w:r>
      <w:r w:rsidR="009123CC" w:rsidRPr="002F47B5">
        <w:rPr>
          <w:rStyle w:val="apple-converted-space"/>
          <w:rFonts w:eastAsiaTheme="minorEastAsia"/>
          <w:i/>
          <w:sz w:val="24"/>
          <w:szCs w:val="24"/>
          <w:shd w:val="clear" w:color="auto" w:fill="FFFFFF"/>
        </w:rPr>
        <w:t xml:space="preserve">Encontro da </w:t>
      </w:r>
      <w:r w:rsidR="00603724" w:rsidRPr="002F47B5">
        <w:rPr>
          <w:rStyle w:val="apple-converted-space"/>
          <w:rFonts w:eastAsiaTheme="minorEastAsia"/>
          <w:i/>
          <w:sz w:val="24"/>
          <w:szCs w:val="24"/>
          <w:shd w:val="clear" w:color="auto" w:fill="FFFFFF"/>
        </w:rPr>
        <w:t>Associação Nacional de Pós-Graduação e Pesquisa em Administração</w:t>
      </w:r>
      <w:r w:rsidR="00603724">
        <w:rPr>
          <w:rStyle w:val="apple-converted-space"/>
          <w:rFonts w:eastAsiaTheme="minorEastAsia"/>
          <w:sz w:val="24"/>
          <w:szCs w:val="24"/>
          <w:shd w:val="clear" w:color="auto" w:fill="FFFFFF"/>
        </w:rPr>
        <w:t xml:space="preserve">, Rio de Janeiro, RJ, </w:t>
      </w:r>
      <w:r w:rsidR="002F47B5">
        <w:rPr>
          <w:rStyle w:val="apple-converted-space"/>
          <w:rFonts w:eastAsiaTheme="minorEastAsia"/>
          <w:sz w:val="24"/>
          <w:szCs w:val="24"/>
          <w:shd w:val="clear" w:color="auto" w:fill="FFFFFF"/>
        </w:rPr>
        <w:t xml:space="preserve">Brasil, </w:t>
      </w:r>
      <w:r w:rsidR="00603724">
        <w:rPr>
          <w:rStyle w:val="apple-converted-space"/>
          <w:rFonts w:eastAsiaTheme="minorEastAsia"/>
          <w:sz w:val="24"/>
          <w:szCs w:val="24"/>
          <w:shd w:val="clear" w:color="auto" w:fill="FFFFFF"/>
        </w:rPr>
        <w:t>38.</w:t>
      </w:r>
      <w:r w:rsidR="00603724">
        <w:rPr>
          <w:i/>
          <w:iCs/>
          <w:sz w:val="24"/>
          <w:szCs w:val="24"/>
          <w:shd w:val="clear" w:color="auto" w:fill="FFFFFF"/>
        </w:rPr>
        <w:tab/>
      </w:r>
    </w:p>
    <w:p w:rsidR="00690914" w:rsidRPr="00E85C0D" w:rsidRDefault="00690914" w:rsidP="008F01E5">
      <w:pPr>
        <w:jc w:val="both"/>
        <w:rPr>
          <w:sz w:val="24"/>
          <w:szCs w:val="24"/>
          <w:shd w:val="clear" w:color="auto" w:fill="FFFFFF"/>
        </w:rPr>
      </w:pPr>
    </w:p>
    <w:p w:rsidR="00690914" w:rsidRPr="00E85C0D" w:rsidRDefault="005C594A" w:rsidP="008F01E5">
      <w:pPr>
        <w:jc w:val="both"/>
        <w:rPr>
          <w:sz w:val="24"/>
          <w:szCs w:val="24"/>
          <w:shd w:val="clear" w:color="auto" w:fill="FFFFFF"/>
        </w:rPr>
      </w:pPr>
      <w:r w:rsidRPr="005C594A">
        <w:rPr>
          <w:sz w:val="24"/>
          <w:szCs w:val="24"/>
          <w:shd w:val="clear" w:color="auto" w:fill="FFFFFF"/>
        </w:rPr>
        <w:t>Lima, M. D, X., Prazeres, R. V., Araújo, J. G. N., Araújo, J. G. &amp; Oliveira, M. F. J. (2011</w:t>
      </w:r>
      <w:r w:rsidR="00603724">
        <w:rPr>
          <w:sz w:val="24"/>
          <w:szCs w:val="24"/>
          <w:shd w:val="clear" w:color="auto" w:fill="FFFFFF"/>
        </w:rPr>
        <w:t>, São Paulo</w:t>
      </w:r>
      <w:r w:rsidRPr="005C594A">
        <w:rPr>
          <w:sz w:val="24"/>
          <w:szCs w:val="24"/>
          <w:shd w:val="clear" w:color="auto" w:fill="FFFFFF"/>
        </w:rPr>
        <w:t>). Análise do Nível de Divulgação dos Ativos Intangíveis e Imobilizados das Companhias do Setor de Construção e Transporte d</w:t>
      </w:r>
      <w:r w:rsidR="00603724">
        <w:rPr>
          <w:sz w:val="24"/>
          <w:szCs w:val="24"/>
          <w:shd w:val="clear" w:color="auto" w:fill="FFFFFF"/>
        </w:rPr>
        <w:t xml:space="preserve">a BM&amp;FBovespa. </w:t>
      </w:r>
      <w:r w:rsidR="002F47B5" w:rsidRPr="002F47B5">
        <w:rPr>
          <w:i/>
          <w:sz w:val="24"/>
          <w:szCs w:val="24"/>
          <w:shd w:val="clear" w:color="auto" w:fill="FFFFFF"/>
        </w:rPr>
        <w:t xml:space="preserve">Anais do </w:t>
      </w:r>
      <w:r w:rsidR="00603724" w:rsidRPr="002F47B5">
        <w:rPr>
          <w:i/>
          <w:sz w:val="24"/>
          <w:szCs w:val="24"/>
          <w:shd w:val="clear" w:color="auto" w:fill="FFFFFF"/>
        </w:rPr>
        <w:t>Congresso USP</w:t>
      </w:r>
      <w:r w:rsidR="002F47B5">
        <w:rPr>
          <w:i/>
          <w:sz w:val="24"/>
          <w:szCs w:val="24"/>
          <w:shd w:val="clear" w:color="auto" w:fill="FFFFFF"/>
        </w:rPr>
        <w:t xml:space="preserve"> d</w:t>
      </w:r>
      <w:r w:rsidRPr="002F47B5">
        <w:rPr>
          <w:i/>
          <w:sz w:val="24"/>
          <w:szCs w:val="24"/>
          <w:shd w:val="clear" w:color="auto" w:fill="FFFFFF"/>
        </w:rPr>
        <w:t>e Inicia</w:t>
      </w:r>
      <w:r w:rsidR="00603724" w:rsidRPr="002F47B5">
        <w:rPr>
          <w:i/>
          <w:sz w:val="24"/>
          <w:szCs w:val="24"/>
          <w:shd w:val="clear" w:color="auto" w:fill="FFFFFF"/>
        </w:rPr>
        <w:t>ção Cientifica Em Contabilidade</w:t>
      </w:r>
      <w:r w:rsidR="00603724">
        <w:rPr>
          <w:sz w:val="24"/>
          <w:szCs w:val="24"/>
          <w:shd w:val="clear" w:color="auto" w:fill="FFFFFF"/>
        </w:rPr>
        <w:t>, SP, Brasil, 17.</w:t>
      </w:r>
    </w:p>
    <w:p w:rsidR="00690914" w:rsidRPr="00E85C0D" w:rsidRDefault="00690914" w:rsidP="008F01E5">
      <w:pPr>
        <w:jc w:val="both"/>
        <w:rPr>
          <w:sz w:val="24"/>
          <w:szCs w:val="24"/>
          <w:shd w:val="clear" w:color="auto" w:fill="FFFFFF"/>
        </w:rPr>
      </w:pPr>
    </w:p>
    <w:p w:rsidR="00690914" w:rsidRPr="00E85C0D" w:rsidRDefault="00690914" w:rsidP="008F01E5">
      <w:pPr>
        <w:jc w:val="both"/>
        <w:rPr>
          <w:sz w:val="24"/>
          <w:szCs w:val="24"/>
        </w:rPr>
      </w:pPr>
      <w:r w:rsidRPr="00E85C0D">
        <w:rPr>
          <w:sz w:val="24"/>
          <w:szCs w:val="24"/>
          <w:shd w:val="clear" w:color="auto" w:fill="FFFFFF"/>
        </w:rPr>
        <w:t>Murcia, F. D. R., &amp;Wuerges, A. (2011). Escolhas contábeis no mercado brasileiro: divulgação voluntária de informações versus gerenciamento de resultados.</w:t>
      </w:r>
      <w:r w:rsidRPr="00E85C0D">
        <w:rPr>
          <w:rStyle w:val="apple-converted-space"/>
          <w:rFonts w:eastAsiaTheme="minorEastAsia"/>
          <w:sz w:val="24"/>
          <w:szCs w:val="24"/>
          <w:shd w:val="clear" w:color="auto" w:fill="FFFFFF"/>
        </w:rPr>
        <w:t> </w:t>
      </w:r>
      <w:r w:rsidRPr="00E85C0D">
        <w:rPr>
          <w:i/>
          <w:iCs/>
          <w:sz w:val="24"/>
          <w:szCs w:val="24"/>
          <w:shd w:val="clear" w:color="auto" w:fill="FFFFFF"/>
        </w:rPr>
        <w:t>Revista Universo Contábil</w:t>
      </w:r>
      <w:r w:rsidRPr="00E85C0D">
        <w:rPr>
          <w:sz w:val="24"/>
          <w:szCs w:val="24"/>
          <w:shd w:val="clear" w:color="auto" w:fill="FFFFFF"/>
        </w:rPr>
        <w:t>,</w:t>
      </w:r>
      <w:r w:rsidRPr="00E85C0D">
        <w:rPr>
          <w:rStyle w:val="apple-converted-space"/>
          <w:rFonts w:eastAsiaTheme="minorEastAsia"/>
          <w:sz w:val="24"/>
          <w:szCs w:val="24"/>
          <w:shd w:val="clear" w:color="auto" w:fill="FFFFFF"/>
        </w:rPr>
        <w:t> </w:t>
      </w:r>
      <w:r w:rsidRPr="00E85C0D">
        <w:rPr>
          <w:i/>
          <w:iCs/>
          <w:sz w:val="24"/>
          <w:szCs w:val="24"/>
          <w:shd w:val="clear" w:color="auto" w:fill="FFFFFF"/>
        </w:rPr>
        <w:t>7</w:t>
      </w:r>
      <w:r w:rsidR="00603724">
        <w:rPr>
          <w:i/>
          <w:iCs/>
          <w:sz w:val="24"/>
          <w:szCs w:val="24"/>
          <w:shd w:val="clear" w:color="auto" w:fill="FFFFFF"/>
        </w:rPr>
        <w:t xml:space="preserve"> </w:t>
      </w:r>
      <w:r w:rsidRPr="00E85C0D">
        <w:rPr>
          <w:sz w:val="24"/>
          <w:szCs w:val="24"/>
          <w:shd w:val="clear" w:color="auto" w:fill="FFFFFF"/>
        </w:rPr>
        <w:t>(2), 28-44.</w:t>
      </w:r>
    </w:p>
    <w:p w:rsidR="00690914" w:rsidRPr="00E85C0D" w:rsidRDefault="00690914" w:rsidP="008F01E5">
      <w:pPr>
        <w:jc w:val="both"/>
        <w:rPr>
          <w:sz w:val="24"/>
          <w:szCs w:val="24"/>
        </w:rPr>
      </w:pPr>
    </w:p>
    <w:p w:rsidR="00690914" w:rsidRPr="008F01E5" w:rsidRDefault="005C594A" w:rsidP="008F01E5">
      <w:pPr>
        <w:jc w:val="both"/>
        <w:rPr>
          <w:sz w:val="24"/>
          <w:szCs w:val="24"/>
        </w:rPr>
      </w:pPr>
      <w:r w:rsidRPr="005C594A">
        <w:rPr>
          <w:sz w:val="24"/>
          <w:szCs w:val="24"/>
          <w:shd w:val="clear" w:color="auto" w:fill="FFFFFF"/>
        </w:rPr>
        <w:t>Pires, C. D. O., Decourt, R. F., Camargo, C. D. O., &amp; Siebel, V (2012). Os impactos da fase final de transição para o IFRS no Brasil.</w:t>
      </w:r>
      <w:r w:rsidR="00066C8E" w:rsidRPr="00066C8E">
        <w:rPr>
          <w:rStyle w:val="apple-converted-space"/>
          <w:rFonts w:eastAsiaTheme="minorEastAsia"/>
          <w:sz w:val="24"/>
          <w:szCs w:val="24"/>
          <w:shd w:val="clear" w:color="auto" w:fill="FFFFFF"/>
        </w:rPr>
        <w:t> </w:t>
      </w:r>
      <w:r w:rsidR="00603724" w:rsidRPr="002F47B5">
        <w:rPr>
          <w:i/>
          <w:sz w:val="24"/>
          <w:szCs w:val="24"/>
          <w:shd w:val="clear" w:color="auto" w:fill="FFFFFF"/>
        </w:rPr>
        <w:t xml:space="preserve">Anais </w:t>
      </w:r>
      <w:r w:rsidR="002F47B5" w:rsidRPr="002F47B5">
        <w:rPr>
          <w:i/>
          <w:sz w:val="24"/>
          <w:szCs w:val="24"/>
          <w:shd w:val="clear" w:color="auto" w:fill="FFFFFF"/>
        </w:rPr>
        <w:t>do Seminário</w:t>
      </w:r>
      <w:r w:rsidR="00603724" w:rsidRPr="002F47B5">
        <w:rPr>
          <w:i/>
          <w:sz w:val="24"/>
          <w:szCs w:val="24"/>
          <w:shd w:val="clear" w:color="auto" w:fill="FFFFFF"/>
        </w:rPr>
        <w:t xml:space="preserve"> em Administração</w:t>
      </w:r>
      <w:r w:rsidR="00603724">
        <w:rPr>
          <w:sz w:val="24"/>
          <w:szCs w:val="24"/>
          <w:shd w:val="clear" w:color="auto" w:fill="FFFFFF"/>
        </w:rPr>
        <w:t>, São Paulo, SP, Brasil, 15</w:t>
      </w:r>
      <w:r w:rsidRPr="005C594A">
        <w:rPr>
          <w:sz w:val="24"/>
          <w:szCs w:val="24"/>
          <w:shd w:val="clear" w:color="auto" w:fill="FFFFFF"/>
        </w:rPr>
        <w:t>.</w:t>
      </w:r>
    </w:p>
    <w:p w:rsidR="00690914" w:rsidRPr="008F01E5" w:rsidRDefault="00690914" w:rsidP="008F01E5">
      <w:pPr>
        <w:jc w:val="both"/>
        <w:rPr>
          <w:sz w:val="24"/>
          <w:szCs w:val="24"/>
        </w:rPr>
      </w:pPr>
    </w:p>
    <w:p w:rsidR="00690914" w:rsidRPr="008F01E5" w:rsidRDefault="00690914" w:rsidP="008F01E5">
      <w:pPr>
        <w:jc w:val="both"/>
        <w:rPr>
          <w:sz w:val="24"/>
          <w:szCs w:val="24"/>
        </w:rPr>
      </w:pPr>
      <w:r w:rsidRPr="008F01E5">
        <w:rPr>
          <w:sz w:val="24"/>
          <w:szCs w:val="24"/>
          <w:shd w:val="clear" w:color="auto" w:fill="FFFFFF"/>
        </w:rPr>
        <w:t>Reina, D. R., Reina, D., &amp; da Silva, S. F. (2014). Comparabilidade da informação contábil em empresas brasileiras após a adoção das normas internacionais de contabilidade.</w:t>
      </w:r>
      <w:r w:rsidRPr="008F01E5">
        <w:rPr>
          <w:rStyle w:val="apple-converted-space"/>
          <w:rFonts w:eastAsiaTheme="minorEastAsia"/>
          <w:sz w:val="24"/>
          <w:szCs w:val="24"/>
          <w:shd w:val="clear" w:color="auto" w:fill="FFFFFF"/>
        </w:rPr>
        <w:t> </w:t>
      </w:r>
      <w:r w:rsidRPr="008F01E5">
        <w:rPr>
          <w:i/>
          <w:iCs/>
          <w:sz w:val="24"/>
          <w:szCs w:val="24"/>
          <w:shd w:val="clear" w:color="auto" w:fill="FFFFFF"/>
        </w:rPr>
        <w:t>Revista Contemporânea de Contabilidade</w:t>
      </w:r>
      <w:r w:rsidRPr="008F01E5">
        <w:rPr>
          <w:sz w:val="24"/>
          <w:szCs w:val="24"/>
          <w:shd w:val="clear" w:color="auto" w:fill="FFFFFF"/>
        </w:rPr>
        <w:t>,</w:t>
      </w:r>
      <w:r w:rsidRPr="008F01E5">
        <w:rPr>
          <w:rStyle w:val="apple-converted-space"/>
          <w:rFonts w:eastAsiaTheme="minorEastAsia"/>
          <w:sz w:val="24"/>
          <w:szCs w:val="24"/>
          <w:shd w:val="clear" w:color="auto" w:fill="FFFFFF"/>
        </w:rPr>
        <w:t> </w:t>
      </w:r>
      <w:r w:rsidRPr="008F01E5">
        <w:rPr>
          <w:i/>
          <w:iCs/>
          <w:sz w:val="24"/>
          <w:szCs w:val="24"/>
          <w:shd w:val="clear" w:color="auto" w:fill="FFFFFF"/>
        </w:rPr>
        <w:t>11</w:t>
      </w:r>
      <w:r w:rsidR="002F47B5">
        <w:rPr>
          <w:i/>
          <w:iCs/>
          <w:sz w:val="24"/>
          <w:szCs w:val="24"/>
          <w:shd w:val="clear" w:color="auto" w:fill="FFFFFF"/>
        </w:rPr>
        <w:t xml:space="preserve"> </w:t>
      </w:r>
      <w:r w:rsidRPr="008F01E5">
        <w:rPr>
          <w:sz w:val="24"/>
          <w:szCs w:val="24"/>
          <w:shd w:val="clear" w:color="auto" w:fill="FFFFFF"/>
        </w:rPr>
        <w:t>(23), 77-94.</w:t>
      </w:r>
    </w:p>
    <w:p w:rsidR="008C1A77" w:rsidRPr="008F01E5" w:rsidRDefault="008C1A77" w:rsidP="008C1A77">
      <w:pPr>
        <w:jc w:val="both"/>
        <w:rPr>
          <w:sz w:val="24"/>
          <w:szCs w:val="24"/>
          <w:shd w:val="clear" w:color="auto" w:fill="FFFFFF"/>
        </w:rPr>
      </w:pPr>
    </w:p>
    <w:p w:rsidR="008C1A77" w:rsidRDefault="008C1A77" w:rsidP="008C1A77">
      <w:pPr>
        <w:jc w:val="both"/>
        <w:rPr>
          <w:sz w:val="24"/>
          <w:szCs w:val="24"/>
          <w:shd w:val="clear" w:color="auto" w:fill="FFFFFF"/>
        </w:rPr>
      </w:pPr>
      <w:r>
        <w:rPr>
          <w:sz w:val="24"/>
          <w:szCs w:val="24"/>
          <w:shd w:val="clear" w:color="auto" w:fill="FFFFFF"/>
        </w:rPr>
        <w:t>Souza, F. Ê</w:t>
      </w:r>
      <w:r w:rsidRPr="00D44AF7">
        <w:rPr>
          <w:sz w:val="24"/>
          <w:szCs w:val="24"/>
          <w:shd w:val="clear" w:color="auto" w:fill="FFFFFF"/>
        </w:rPr>
        <w:t xml:space="preserve">. A., Silva, M. H., &amp; Costa, P. S. (2013). A comparabilidade das escolhas contábeis na avaliação de ativos intangíveis de companhias abertas brasileiras. </w:t>
      </w:r>
      <w:r w:rsidRPr="002F47B5">
        <w:rPr>
          <w:i/>
          <w:sz w:val="24"/>
          <w:szCs w:val="24"/>
          <w:shd w:val="clear" w:color="auto" w:fill="FFFFFF"/>
        </w:rPr>
        <w:t>Anais do Seminário em Administração</w:t>
      </w:r>
      <w:r w:rsidRPr="00D44AF7">
        <w:rPr>
          <w:sz w:val="24"/>
          <w:szCs w:val="24"/>
          <w:shd w:val="clear" w:color="auto" w:fill="FFFFFF"/>
        </w:rPr>
        <w:t>, São Paulo, SP</w:t>
      </w:r>
      <w:r>
        <w:rPr>
          <w:sz w:val="24"/>
          <w:szCs w:val="24"/>
          <w:shd w:val="clear" w:color="auto" w:fill="FFFFFF"/>
        </w:rPr>
        <w:t>, 16.</w:t>
      </w:r>
    </w:p>
    <w:p w:rsidR="00D44AF7" w:rsidRDefault="00D44AF7" w:rsidP="008F01E5">
      <w:pPr>
        <w:jc w:val="both"/>
        <w:rPr>
          <w:sz w:val="24"/>
          <w:szCs w:val="24"/>
          <w:shd w:val="clear" w:color="auto" w:fill="FFFFFF"/>
        </w:rPr>
      </w:pPr>
    </w:p>
    <w:p w:rsidR="00690914" w:rsidRPr="00804753" w:rsidRDefault="00690914" w:rsidP="008F01E5">
      <w:pPr>
        <w:jc w:val="both"/>
        <w:rPr>
          <w:sz w:val="24"/>
          <w:szCs w:val="24"/>
          <w:lang w:val="en-US"/>
        </w:rPr>
      </w:pPr>
      <w:r w:rsidRPr="008F01E5">
        <w:rPr>
          <w:sz w:val="24"/>
          <w:szCs w:val="24"/>
          <w:shd w:val="clear" w:color="auto" w:fill="FFFFFF"/>
        </w:rPr>
        <w:t>Souza, F. Ê. A.</w:t>
      </w:r>
      <w:r w:rsidR="008F01E5">
        <w:rPr>
          <w:sz w:val="24"/>
          <w:szCs w:val="24"/>
          <w:shd w:val="clear" w:color="auto" w:fill="FFFFFF"/>
        </w:rPr>
        <w:t xml:space="preserve"> de</w:t>
      </w:r>
      <w:r w:rsidRPr="008F01E5">
        <w:rPr>
          <w:sz w:val="24"/>
          <w:szCs w:val="24"/>
          <w:shd w:val="clear" w:color="auto" w:fill="FFFFFF"/>
        </w:rPr>
        <w:t>, da Silva, M. H., &amp;Rech, I. J. (2015). O impacto das escolhas contábeis na comparabilidade dos ativos imobilizados de companhias abertas no Brasil.</w:t>
      </w:r>
      <w:r w:rsidRPr="008F01E5">
        <w:rPr>
          <w:rStyle w:val="apple-converted-space"/>
          <w:rFonts w:eastAsiaTheme="minorEastAsia"/>
          <w:sz w:val="24"/>
          <w:szCs w:val="24"/>
          <w:shd w:val="clear" w:color="auto" w:fill="FFFFFF"/>
        </w:rPr>
        <w:t> </w:t>
      </w:r>
      <w:r w:rsidR="00FC76F9" w:rsidRPr="00FC76F9">
        <w:rPr>
          <w:iCs/>
          <w:sz w:val="24"/>
          <w:szCs w:val="24"/>
          <w:shd w:val="clear" w:color="auto" w:fill="FFFFFF"/>
          <w:lang w:val="en-US"/>
        </w:rPr>
        <w:t>Revista Capital Científico-Eletrônica (RCC</w:t>
      </w:r>
      <w:r w:rsidRPr="008F01E5">
        <w:rPr>
          <w:iCs/>
          <w:sz w:val="24"/>
          <w:szCs w:val="24"/>
          <w:shd w:val="clear" w:color="auto" w:fill="FFFFFF"/>
        </w:rPr>
        <w:t>ҽ</w:t>
      </w:r>
      <w:r w:rsidR="00FC76F9" w:rsidRPr="00FC76F9">
        <w:rPr>
          <w:iCs/>
          <w:sz w:val="24"/>
          <w:szCs w:val="24"/>
          <w:shd w:val="clear" w:color="auto" w:fill="FFFFFF"/>
          <w:lang w:val="en-US"/>
        </w:rPr>
        <w:t>)-ISSN 2177-4153</w:t>
      </w:r>
      <w:r w:rsidR="00FC76F9" w:rsidRPr="00FC76F9">
        <w:rPr>
          <w:sz w:val="24"/>
          <w:szCs w:val="24"/>
          <w:shd w:val="clear" w:color="auto" w:fill="FFFFFF"/>
          <w:lang w:val="en-US"/>
        </w:rPr>
        <w:t>,</w:t>
      </w:r>
      <w:r w:rsidR="00FC76F9" w:rsidRPr="00FC76F9">
        <w:rPr>
          <w:rStyle w:val="apple-converted-space"/>
          <w:rFonts w:eastAsiaTheme="minorEastAsia"/>
          <w:sz w:val="24"/>
          <w:szCs w:val="24"/>
          <w:shd w:val="clear" w:color="auto" w:fill="FFFFFF"/>
          <w:lang w:val="en-US"/>
        </w:rPr>
        <w:t> </w:t>
      </w:r>
      <w:r w:rsidR="00FC76F9" w:rsidRPr="00FC76F9">
        <w:rPr>
          <w:iCs/>
          <w:sz w:val="24"/>
          <w:szCs w:val="24"/>
          <w:shd w:val="clear" w:color="auto" w:fill="FFFFFF"/>
          <w:lang w:val="en-US"/>
        </w:rPr>
        <w:t>13</w:t>
      </w:r>
      <w:r w:rsidR="002F47B5">
        <w:rPr>
          <w:iCs/>
          <w:sz w:val="24"/>
          <w:szCs w:val="24"/>
          <w:shd w:val="clear" w:color="auto" w:fill="FFFFFF"/>
          <w:lang w:val="en-US"/>
        </w:rPr>
        <w:t xml:space="preserve"> </w:t>
      </w:r>
      <w:r w:rsidR="00FC76F9" w:rsidRPr="00FC76F9">
        <w:rPr>
          <w:sz w:val="24"/>
          <w:szCs w:val="24"/>
          <w:shd w:val="clear" w:color="auto" w:fill="FFFFFF"/>
          <w:lang w:val="en-US"/>
        </w:rPr>
        <w:t>(3), 93-110.</w:t>
      </w:r>
    </w:p>
    <w:p w:rsidR="008C1A77" w:rsidRPr="008F01E5" w:rsidRDefault="008C1A77" w:rsidP="008C1A77">
      <w:pPr>
        <w:jc w:val="both"/>
        <w:rPr>
          <w:sz w:val="24"/>
          <w:szCs w:val="24"/>
        </w:rPr>
      </w:pPr>
    </w:p>
    <w:p w:rsidR="008C1A77" w:rsidRPr="008F01E5" w:rsidRDefault="008C1A77" w:rsidP="008C1A77">
      <w:pPr>
        <w:jc w:val="both"/>
        <w:rPr>
          <w:sz w:val="24"/>
          <w:szCs w:val="24"/>
        </w:rPr>
      </w:pPr>
      <w:r w:rsidRPr="008F01E5">
        <w:rPr>
          <w:sz w:val="24"/>
          <w:szCs w:val="24"/>
          <w:shd w:val="clear" w:color="auto" w:fill="FFFFFF"/>
        </w:rPr>
        <w:t>Souza, F. Ê. A.</w:t>
      </w:r>
      <w:r>
        <w:rPr>
          <w:sz w:val="24"/>
          <w:szCs w:val="24"/>
          <w:shd w:val="clear" w:color="auto" w:fill="FFFFFF"/>
        </w:rPr>
        <w:t xml:space="preserve"> de</w:t>
      </w:r>
      <w:r w:rsidRPr="008F01E5">
        <w:rPr>
          <w:sz w:val="24"/>
          <w:szCs w:val="24"/>
          <w:shd w:val="clear" w:color="auto" w:fill="FFFFFF"/>
        </w:rPr>
        <w:t>, &amp; Lemes, S. (2016). A comparabilidade das escolhas contábeis na mensuração subsequente de ativos imobilizados, de ativos intangíveis e de propriedades para investimento em empresas da América do Sul.</w:t>
      </w:r>
      <w:r w:rsidRPr="008F01E5">
        <w:rPr>
          <w:rStyle w:val="apple-converted-space"/>
          <w:rFonts w:eastAsiaTheme="minorEastAsia"/>
          <w:sz w:val="24"/>
          <w:szCs w:val="24"/>
          <w:shd w:val="clear" w:color="auto" w:fill="FFFFFF"/>
        </w:rPr>
        <w:t> </w:t>
      </w:r>
      <w:r w:rsidRPr="008F01E5">
        <w:rPr>
          <w:i/>
          <w:iCs/>
          <w:sz w:val="24"/>
          <w:szCs w:val="24"/>
          <w:shd w:val="clear" w:color="auto" w:fill="FFFFFF"/>
        </w:rPr>
        <w:t>Revista Contabilidade &amp; Finanças</w:t>
      </w:r>
      <w:r w:rsidRPr="008F01E5">
        <w:rPr>
          <w:sz w:val="24"/>
          <w:szCs w:val="24"/>
          <w:shd w:val="clear" w:color="auto" w:fill="FFFFFF"/>
        </w:rPr>
        <w:t>,</w:t>
      </w:r>
      <w:r w:rsidRPr="008F01E5">
        <w:rPr>
          <w:rStyle w:val="apple-converted-space"/>
          <w:rFonts w:eastAsiaTheme="minorEastAsia"/>
          <w:sz w:val="24"/>
          <w:szCs w:val="24"/>
          <w:shd w:val="clear" w:color="auto" w:fill="FFFFFF"/>
        </w:rPr>
        <w:t> </w:t>
      </w:r>
      <w:r w:rsidRPr="008F01E5">
        <w:rPr>
          <w:i/>
          <w:iCs/>
          <w:sz w:val="24"/>
          <w:szCs w:val="24"/>
          <w:shd w:val="clear" w:color="auto" w:fill="FFFFFF"/>
        </w:rPr>
        <w:t>27</w:t>
      </w:r>
      <w:r>
        <w:rPr>
          <w:i/>
          <w:iCs/>
          <w:sz w:val="24"/>
          <w:szCs w:val="24"/>
          <w:shd w:val="clear" w:color="auto" w:fill="FFFFFF"/>
        </w:rPr>
        <w:t xml:space="preserve"> </w:t>
      </w:r>
      <w:r w:rsidRPr="008F01E5">
        <w:rPr>
          <w:sz w:val="24"/>
          <w:szCs w:val="24"/>
          <w:shd w:val="clear" w:color="auto" w:fill="FFFFFF"/>
        </w:rPr>
        <w:t>(71), 169-184.</w:t>
      </w:r>
    </w:p>
    <w:p w:rsidR="00690914" w:rsidRPr="00804753" w:rsidRDefault="00690914" w:rsidP="008F01E5">
      <w:pPr>
        <w:jc w:val="both"/>
        <w:rPr>
          <w:sz w:val="24"/>
          <w:szCs w:val="24"/>
          <w:shd w:val="clear" w:color="auto" w:fill="FFFFFF"/>
          <w:lang w:val="en-US"/>
        </w:rPr>
      </w:pPr>
    </w:p>
    <w:p w:rsidR="00690914" w:rsidRPr="008F01E5" w:rsidRDefault="00FC76F9" w:rsidP="008F01E5">
      <w:pPr>
        <w:jc w:val="both"/>
        <w:rPr>
          <w:sz w:val="24"/>
          <w:szCs w:val="24"/>
          <w:lang w:val="en-US"/>
        </w:rPr>
      </w:pPr>
      <w:r w:rsidRPr="00FC76F9">
        <w:rPr>
          <w:sz w:val="24"/>
          <w:szCs w:val="24"/>
          <w:shd w:val="clear" w:color="auto" w:fill="FFFFFF"/>
          <w:lang w:val="en-US"/>
        </w:rPr>
        <w:t>Taplin, R. H. (2004). A unified approach to the measurement of international accounting harmony.</w:t>
      </w:r>
      <w:r w:rsidRPr="00FC76F9">
        <w:rPr>
          <w:rStyle w:val="apple-converted-space"/>
          <w:rFonts w:eastAsiaTheme="minorEastAsia"/>
          <w:sz w:val="24"/>
          <w:szCs w:val="24"/>
          <w:shd w:val="clear" w:color="auto" w:fill="FFFFFF"/>
          <w:lang w:val="en-US"/>
        </w:rPr>
        <w:t> </w:t>
      </w:r>
      <w:r w:rsidRPr="00FC76F9">
        <w:rPr>
          <w:i/>
          <w:iCs/>
          <w:sz w:val="24"/>
          <w:szCs w:val="24"/>
          <w:shd w:val="clear" w:color="auto" w:fill="FFFFFF"/>
          <w:lang w:val="en-US"/>
        </w:rPr>
        <w:t>Accounting and Business Research</w:t>
      </w:r>
      <w:r w:rsidRPr="00FC76F9">
        <w:rPr>
          <w:sz w:val="24"/>
          <w:szCs w:val="24"/>
          <w:shd w:val="clear" w:color="auto" w:fill="FFFFFF"/>
          <w:lang w:val="en-US"/>
        </w:rPr>
        <w:t>,</w:t>
      </w:r>
      <w:r w:rsidRPr="00FC76F9">
        <w:rPr>
          <w:rStyle w:val="apple-converted-space"/>
          <w:rFonts w:eastAsiaTheme="minorEastAsia"/>
          <w:sz w:val="24"/>
          <w:szCs w:val="24"/>
          <w:shd w:val="clear" w:color="auto" w:fill="FFFFFF"/>
          <w:lang w:val="en-US"/>
        </w:rPr>
        <w:t> </w:t>
      </w:r>
      <w:r w:rsidRPr="00FC76F9">
        <w:rPr>
          <w:i/>
          <w:iCs/>
          <w:sz w:val="24"/>
          <w:szCs w:val="24"/>
          <w:shd w:val="clear" w:color="auto" w:fill="FFFFFF"/>
          <w:lang w:val="en-US"/>
        </w:rPr>
        <w:t>34</w:t>
      </w:r>
      <w:r w:rsidR="002F47B5">
        <w:rPr>
          <w:i/>
          <w:iCs/>
          <w:sz w:val="24"/>
          <w:szCs w:val="24"/>
          <w:shd w:val="clear" w:color="auto" w:fill="FFFFFF"/>
          <w:lang w:val="en-US"/>
        </w:rPr>
        <w:t xml:space="preserve"> </w:t>
      </w:r>
      <w:r w:rsidRPr="00FC76F9">
        <w:rPr>
          <w:sz w:val="24"/>
          <w:szCs w:val="24"/>
          <w:shd w:val="clear" w:color="auto" w:fill="FFFFFF"/>
          <w:lang w:val="en-US"/>
        </w:rPr>
        <w:t>(1), 57-73.</w:t>
      </w:r>
    </w:p>
    <w:p w:rsidR="00690914" w:rsidRPr="00804753" w:rsidRDefault="00690914" w:rsidP="008F01E5">
      <w:pPr>
        <w:jc w:val="both"/>
        <w:rPr>
          <w:sz w:val="24"/>
          <w:szCs w:val="24"/>
          <w:shd w:val="clear" w:color="auto" w:fill="FFFFFF"/>
          <w:lang w:val="en-US"/>
        </w:rPr>
      </w:pPr>
    </w:p>
    <w:p w:rsidR="00690914" w:rsidRPr="008F01E5" w:rsidRDefault="00FC76F9" w:rsidP="008F01E5">
      <w:pPr>
        <w:jc w:val="both"/>
        <w:rPr>
          <w:sz w:val="24"/>
          <w:szCs w:val="24"/>
          <w:lang w:val="en-US"/>
        </w:rPr>
      </w:pPr>
      <w:r w:rsidRPr="00FC76F9">
        <w:rPr>
          <w:sz w:val="24"/>
          <w:szCs w:val="24"/>
          <w:shd w:val="clear" w:color="auto" w:fill="FFFFFF"/>
          <w:lang w:val="en-US"/>
        </w:rPr>
        <w:t>Taplin, R. H. (2017). Measuring the Comparability of Company Accounts Conditionally: A Research Note.</w:t>
      </w:r>
      <w:r w:rsidRPr="00FC76F9">
        <w:rPr>
          <w:rStyle w:val="apple-converted-space"/>
          <w:rFonts w:eastAsiaTheme="minorEastAsia"/>
          <w:sz w:val="24"/>
          <w:szCs w:val="24"/>
          <w:shd w:val="clear" w:color="auto" w:fill="FFFFFF"/>
          <w:lang w:val="en-US"/>
        </w:rPr>
        <w:t> </w:t>
      </w:r>
      <w:r w:rsidRPr="00FC76F9">
        <w:rPr>
          <w:i/>
          <w:iCs/>
          <w:sz w:val="24"/>
          <w:szCs w:val="24"/>
          <w:shd w:val="clear" w:color="auto" w:fill="FFFFFF"/>
          <w:lang w:val="en-US"/>
        </w:rPr>
        <w:t>Abacus</w:t>
      </w:r>
      <w:r w:rsidRPr="00FC76F9">
        <w:rPr>
          <w:sz w:val="24"/>
          <w:szCs w:val="24"/>
          <w:shd w:val="clear" w:color="auto" w:fill="FFFFFF"/>
          <w:lang w:val="en-US"/>
        </w:rPr>
        <w:t>.</w:t>
      </w:r>
    </w:p>
    <w:p w:rsidR="00690914" w:rsidRPr="008F01E5" w:rsidRDefault="00690914" w:rsidP="008F01E5">
      <w:pPr>
        <w:jc w:val="both"/>
        <w:rPr>
          <w:sz w:val="24"/>
          <w:szCs w:val="24"/>
          <w:lang w:val="en-US"/>
        </w:rPr>
      </w:pPr>
    </w:p>
    <w:p w:rsidR="00690914" w:rsidRPr="008F01E5" w:rsidRDefault="00690914" w:rsidP="008F01E5">
      <w:pPr>
        <w:jc w:val="both"/>
        <w:rPr>
          <w:sz w:val="24"/>
          <w:szCs w:val="24"/>
          <w:lang w:val="en-US"/>
        </w:rPr>
      </w:pPr>
      <w:r w:rsidRPr="008F01E5">
        <w:rPr>
          <w:sz w:val="24"/>
          <w:szCs w:val="24"/>
          <w:lang w:val="en-US"/>
        </w:rPr>
        <w:t>V</w:t>
      </w:r>
      <w:r w:rsidR="008F01E5">
        <w:rPr>
          <w:sz w:val="24"/>
          <w:szCs w:val="24"/>
          <w:lang w:val="en-US"/>
        </w:rPr>
        <w:t>an</w:t>
      </w:r>
      <w:r w:rsidRPr="008F01E5">
        <w:rPr>
          <w:sz w:val="24"/>
          <w:szCs w:val="24"/>
          <w:lang w:val="en-US"/>
        </w:rPr>
        <w:t xml:space="preserve"> D</w:t>
      </w:r>
      <w:r w:rsidR="008F01E5">
        <w:rPr>
          <w:sz w:val="24"/>
          <w:szCs w:val="24"/>
          <w:lang w:val="en-US"/>
        </w:rPr>
        <w:t>er</w:t>
      </w:r>
      <w:r w:rsidRPr="008F01E5">
        <w:rPr>
          <w:sz w:val="24"/>
          <w:szCs w:val="24"/>
          <w:lang w:val="en-US"/>
        </w:rPr>
        <w:t>T</w:t>
      </w:r>
      <w:r w:rsidR="008F01E5">
        <w:rPr>
          <w:sz w:val="24"/>
          <w:szCs w:val="24"/>
          <w:lang w:val="en-US"/>
        </w:rPr>
        <w:t>as</w:t>
      </w:r>
      <w:r w:rsidRPr="008F01E5">
        <w:rPr>
          <w:sz w:val="24"/>
          <w:szCs w:val="24"/>
          <w:lang w:val="en-US"/>
        </w:rPr>
        <w:t>, L. G. (1988</w:t>
      </w:r>
      <w:r w:rsidRPr="008F01E5">
        <w:rPr>
          <w:i/>
          <w:sz w:val="24"/>
          <w:szCs w:val="24"/>
          <w:lang w:val="en-US"/>
        </w:rPr>
        <w:t>)  Measuring Harmonization of Financial Reporting Practice.Accountingand Business Research</w:t>
      </w:r>
      <w:r w:rsidRPr="008F01E5">
        <w:rPr>
          <w:sz w:val="24"/>
          <w:szCs w:val="24"/>
          <w:lang w:val="en-US"/>
        </w:rPr>
        <w:t>, v. 18, n. 70, p. 157-169.</w:t>
      </w:r>
    </w:p>
    <w:p w:rsidR="002A71FA" w:rsidRDefault="002A71FA" w:rsidP="008F01E5">
      <w:pPr>
        <w:jc w:val="both"/>
        <w:rPr>
          <w:sz w:val="24"/>
          <w:szCs w:val="24"/>
          <w:lang w:val="en-US"/>
        </w:rPr>
      </w:pPr>
    </w:p>
    <w:p w:rsidR="002A71FA" w:rsidRPr="00E85C0D" w:rsidRDefault="002A71FA" w:rsidP="008F01E5">
      <w:pPr>
        <w:jc w:val="both"/>
        <w:rPr>
          <w:sz w:val="24"/>
          <w:szCs w:val="24"/>
        </w:rPr>
      </w:pPr>
      <w:r w:rsidRPr="002A71FA">
        <w:rPr>
          <w:sz w:val="24"/>
          <w:szCs w:val="24"/>
          <w:lang w:val="en-US"/>
        </w:rPr>
        <w:t>Viviani, S., Beck, F., Hall, R. J., &amp;Klann, R. C. (2014). Evidenciação do ativo</w:t>
      </w:r>
      <w:r w:rsidR="00603724">
        <w:rPr>
          <w:sz w:val="24"/>
          <w:szCs w:val="24"/>
          <w:lang w:val="en-US"/>
        </w:rPr>
        <w:t xml:space="preserve"> </w:t>
      </w:r>
      <w:r w:rsidRPr="002A71FA">
        <w:rPr>
          <w:sz w:val="24"/>
          <w:szCs w:val="24"/>
          <w:lang w:val="en-US"/>
        </w:rPr>
        <w:t>imobilizado</w:t>
      </w:r>
      <w:r w:rsidR="00603724">
        <w:rPr>
          <w:sz w:val="24"/>
          <w:szCs w:val="24"/>
          <w:lang w:val="en-US"/>
        </w:rPr>
        <w:t xml:space="preserve"> </w:t>
      </w:r>
      <w:r w:rsidRPr="002A71FA">
        <w:rPr>
          <w:sz w:val="24"/>
          <w:szCs w:val="24"/>
          <w:lang w:val="en-US"/>
        </w:rPr>
        <w:t>nas</w:t>
      </w:r>
      <w:r w:rsidR="00603724">
        <w:rPr>
          <w:sz w:val="24"/>
          <w:szCs w:val="24"/>
          <w:lang w:val="en-US"/>
        </w:rPr>
        <w:t xml:space="preserve"> </w:t>
      </w:r>
      <w:r w:rsidRPr="002A71FA">
        <w:rPr>
          <w:sz w:val="24"/>
          <w:szCs w:val="24"/>
          <w:lang w:val="en-US"/>
        </w:rPr>
        <w:t xml:space="preserve">empresas do setor de bens industriais da BM&amp;FBovespa. </w:t>
      </w:r>
      <w:r w:rsidRPr="002A71FA">
        <w:rPr>
          <w:i/>
          <w:sz w:val="24"/>
          <w:szCs w:val="24"/>
          <w:lang w:val="en-US"/>
        </w:rPr>
        <w:t>C2, 33</w:t>
      </w:r>
      <w:r w:rsidR="002F47B5">
        <w:rPr>
          <w:i/>
          <w:sz w:val="24"/>
          <w:szCs w:val="24"/>
          <w:lang w:val="en-US"/>
        </w:rPr>
        <w:t xml:space="preserve"> </w:t>
      </w:r>
      <w:r w:rsidRPr="002A71FA">
        <w:rPr>
          <w:i/>
          <w:sz w:val="24"/>
          <w:szCs w:val="24"/>
          <w:lang w:val="en-US"/>
        </w:rPr>
        <w:t>(3).</w:t>
      </w:r>
    </w:p>
    <w:sectPr w:rsidR="002A71FA" w:rsidRPr="00E85C0D" w:rsidSect="006F2593">
      <w:headerReference w:type="default" r:id="rId13"/>
      <w:pgSz w:w="11900" w:h="16840"/>
      <w:pgMar w:top="1701" w:right="1134" w:bottom="1134" w:left="1701" w:header="372"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aola Belatto" w:date="2017-07-07T22:36:00Z" w:initials="PB">
    <w:p w:rsidR="006135FE" w:rsidRDefault="006135FE">
      <w:pPr>
        <w:pStyle w:val="Textodecomentrio"/>
      </w:pPr>
      <w:r>
        <w:rPr>
          <w:rStyle w:val="Refdecomentrio"/>
        </w:rPr>
        <w:annotationRef/>
      </w:r>
      <w:r>
        <w:t>Apenas primeira palavra em maiúsculo.</w:t>
      </w:r>
    </w:p>
  </w:comment>
  <w:comment w:id="14" w:author="Paola Belatto" w:date="2017-07-07T22:36:00Z" w:initials="PB">
    <w:p w:rsidR="006135FE" w:rsidRDefault="006135FE">
      <w:pPr>
        <w:pStyle w:val="Textodecomentrio"/>
      </w:pPr>
      <w:r>
        <w:rPr>
          <w:rStyle w:val="Refdecomentrio"/>
        </w:rPr>
        <w:annotationRef/>
      </w:r>
      <w:r>
        <w:t>padrão?</w:t>
      </w:r>
    </w:p>
  </w:comment>
  <w:comment w:id="15" w:author="Paola Belatto" w:date="2017-07-07T22:38:00Z" w:initials="PB">
    <w:p w:rsidR="006135FE" w:rsidRDefault="006135FE">
      <w:pPr>
        <w:pStyle w:val="Textodecomentrio"/>
      </w:pPr>
      <w:r>
        <w:rPr>
          <w:rStyle w:val="Refdecomentrio"/>
        </w:rPr>
        <w:annotationRef/>
      </w:r>
      <w:r>
        <w:t>Não tem que identificar o nome completo aqui também?</w:t>
      </w:r>
    </w:p>
  </w:comment>
  <w:comment w:id="16" w:author="Paola Belatto" w:date="2017-07-07T22:53:00Z" w:initials="PB">
    <w:p w:rsidR="006135FE" w:rsidRDefault="006135FE">
      <w:pPr>
        <w:pStyle w:val="Textodecomentrio"/>
      </w:pPr>
      <w:r>
        <w:rPr>
          <w:rStyle w:val="Refdecomentrio"/>
        </w:rPr>
        <w:annotationRef/>
      </w:r>
      <w:r>
        <w:t>Só primeira letra maiúscula.</w:t>
      </w:r>
    </w:p>
  </w:comment>
  <w:comment w:id="17" w:author="Paola Belatto" w:date="2017-07-07T22:56:00Z" w:initials="PB">
    <w:p w:rsidR="006135FE" w:rsidRDefault="006135FE">
      <w:pPr>
        <w:pStyle w:val="Textodecomentrio"/>
      </w:pPr>
      <w:r>
        <w:rPr>
          <w:rStyle w:val="Refdecomentrio"/>
        </w:rPr>
        <w:annotationRef/>
      </w:r>
      <w:r>
        <w:t>O texto na Tabela 2 tá justificado, aqui não. Não sei se tem regra sobre isso.</w:t>
      </w:r>
    </w:p>
  </w:comment>
  <w:comment w:id="20" w:author="suliani" w:date="2017-07-06T18:56:00Z" w:initials="s">
    <w:p w:rsidR="006135FE" w:rsidRDefault="006135FE">
      <w:pPr>
        <w:pStyle w:val="Textodecomentrio"/>
      </w:pPr>
      <w:r>
        <w:rPr>
          <w:rStyle w:val="Refdecomentrio"/>
        </w:rPr>
        <w:annotationRef/>
      </w:r>
      <w:r>
        <w:t>Sugiro fazer uma revisão nas referências... principalmente em relação a padronização</w:t>
      </w:r>
    </w:p>
    <w:p w:rsidR="006135FE" w:rsidRDefault="006135FE">
      <w:pPr>
        <w:pStyle w:val="Textodecomentrio"/>
      </w:pPr>
    </w:p>
    <w:p w:rsidR="006135FE" w:rsidRDefault="006135FE">
      <w:pPr>
        <w:pStyle w:val="Textodecomentrio"/>
      </w:pPr>
      <w:r>
        <w:t>O que vi já ajustei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C0DDC7" w15:done="0"/>
  <w15:commentEx w15:paraId="4B09022B" w15:done="0"/>
  <w15:commentEx w15:paraId="33A51486" w15:done="0"/>
  <w15:commentEx w15:paraId="5F11178B" w15:done="0"/>
  <w15:commentEx w15:paraId="2DC1188C" w15:done="0"/>
  <w15:commentEx w15:paraId="61A333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C0DDC7" w16cid:durableId="1D0A8B7F"/>
  <w16cid:commentId w16cid:paraId="4B09022B" w16cid:durableId="1D0A8B5C"/>
  <w16cid:commentId w16cid:paraId="33A51486" w16cid:durableId="1D0A8BD1"/>
  <w16cid:commentId w16cid:paraId="5F11178B" w16cid:durableId="1D0A8F65"/>
  <w16cid:commentId w16cid:paraId="2DC1188C" w16cid:durableId="1D0A9010"/>
  <w16cid:commentId w16cid:paraId="61A33371" w16cid:durableId="1D0A842D"/>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A02" w:rsidRDefault="00C24A02" w:rsidP="008A5824">
      <w:r>
        <w:separator/>
      </w:r>
    </w:p>
  </w:endnote>
  <w:endnote w:type="continuationSeparator" w:id="1">
    <w:p w:rsidR="00C24A02" w:rsidRDefault="00C24A02" w:rsidP="008A5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115110694"/>
      <w:docPartObj>
        <w:docPartGallery w:val="Page Numbers (Bottom of Page)"/>
        <w:docPartUnique/>
      </w:docPartObj>
    </w:sdtPr>
    <w:sdtContent>
      <w:p w:rsidR="006135FE" w:rsidRPr="00304561" w:rsidRDefault="006135FE" w:rsidP="00304561">
        <w:pPr>
          <w:pStyle w:val="Rodap"/>
          <w:tabs>
            <w:tab w:val="left" w:pos="8389"/>
            <w:tab w:val="right" w:pos="9071"/>
          </w:tabs>
          <w:jc w:val="right"/>
          <w:rPr>
            <w:rFonts w:ascii="Times New Roman" w:hAnsi="Times New Roman" w:cs="Times New Roman"/>
          </w:rPr>
        </w:pPr>
        <w:r w:rsidRPr="00304561">
          <w:rPr>
            <w:rFonts w:ascii="Times New Roman" w:hAnsi="Times New Roman" w:cs="Times New Roman"/>
          </w:rPr>
          <w:tab/>
        </w:r>
        <w:r w:rsidRPr="00304561">
          <w:rPr>
            <w:rFonts w:ascii="Times New Roman" w:hAnsi="Times New Roman" w:cs="Times New Roman"/>
          </w:rPr>
          <w:tab/>
        </w:r>
        <w:r w:rsidRPr="00304561">
          <w:rPr>
            <w:rFonts w:ascii="Times New Roman" w:hAnsi="Times New Roman" w:cs="Times New Roman"/>
          </w:rPr>
          <w:tab/>
        </w:r>
        <w:r w:rsidRPr="00304561">
          <w:rPr>
            <w:rFonts w:ascii="Times New Roman" w:hAnsi="Times New Roman" w:cs="Times New Roman"/>
          </w:rPr>
          <w:tab/>
        </w:r>
        <w:r w:rsidR="0013561D" w:rsidRPr="00304561">
          <w:rPr>
            <w:rFonts w:ascii="Times New Roman" w:hAnsi="Times New Roman" w:cs="Times New Roman"/>
            <w:sz w:val="20"/>
            <w:szCs w:val="20"/>
          </w:rPr>
          <w:fldChar w:fldCharType="begin"/>
        </w:r>
        <w:r w:rsidRPr="00304561">
          <w:rPr>
            <w:rFonts w:ascii="Times New Roman" w:hAnsi="Times New Roman" w:cs="Times New Roman"/>
            <w:sz w:val="20"/>
            <w:szCs w:val="20"/>
          </w:rPr>
          <w:instrText xml:space="preserve"> PAGE   \* MERGEFORMAT </w:instrText>
        </w:r>
        <w:r w:rsidR="0013561D" w:rsidRPr="00304561">
          <w:rPr>
            <w:rFonts w:ascii="Times New Roman" w:hAnsi="Times New Roman" w:cs="Times New Roman"/>
            <w:sz w:val="20"/>
            <w:szCs w:val="20"/>
          </w:rPr>
          <w:fldChar w:fldCharType="separate"/>
        </w:r>
        <w:r w:rsidR="008C1A77">
          <w:rPr>
            <w:rFonts w:ascii="Times New Roman" w:hAnsi="Times New Roman" w:cs="Times New Roman"/>
            <w:noProof/>
            <w:sz w:val="20"/>
            <w:szCs w:val="20"/>
          </w:rPr>
          <w:t>18</w:t>
        </w:r>
        <w:r w:rsidR="0013561D" w:rsidRPr="00304561">
          <w:rPr>
            <w:rFonts w:ascii="Times New Roman" w:hAnsi="Times New Roman" w:cs="Times New Roman"/>
            <w:noProof/>
            <w:sz w:val="20"/>
            <w:szCs w:val="20"/>
          </w:rPr>
          <w:fldChar w:fldCharType="end"/>
        </w:r>
      </w:p>
    </w:sdtContent>
  </w:sdt>
  <w:p w:rsidR="006135FE" w:rsidRDefault="006135F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A02" w:rsidRDefault="00C24A02" w:rsidP="008A5824">
      <w:r>
        <w:separator/>
      </w:r>
    </w:p>
  </w:footnote>
  <w:footnote w:type="continuationSeparator" w:id="1">
    <w:p w:rsidR="00C24A02" w:rsidRDefault="00C24A02"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5FE" w:rsidRPr="00B32719" w:rsidRDefault="006135FE" w:rsidP="003E4F9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61312"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60288"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rsidR="006135FE" w:rsidRPr="00B32719" w:rsidRDefault="006135FE" w:rsidP="003E4F9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rsidR="006135FE" w:rsidRPr="00B32719" w:rsidRDefault="006135FE" w:rsidP="003E4F9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rsidR="006135FE" w:rsidRPr="00B32719" w:rsidRDefault="006135FE" w:rsidP="003E4F9D">
    <w:pPr>
      <w:pStyle w:val="Cabealho"/>
      <w:ind w:right="-1000"/>
      <w:jc w:val="center"/>
      <w:rPr>
        <w:rFonts w:ascii="Arial Narrow" w:hAnsi="Arial Narrow"/>
        <w:color w:val="000000" w:themeColor="text1"/>
        <w:sz w:val="20"/>
      </w:rPr>
    </w:pPr>
    <w:r w:rsidRPr="00B32719">
      <w:rPr>
        <w:rFonts w:ascii="Arial Narrow" w:hAnsi="Arial Narrow"/>
        <w:color w:val="000000" w:themeColor="text1"/>
        <w:sz w:val="20"/>
      </w:rPr>
      <w:t>Florianópolis, 10 a 12 de Setembro de 2017</w:t>
    </w:r>
  </w:p>
  <w:p w:rsidR="006135FE" w:rsidRDefault="006135FE" w:rsidP="00C545FD">
    <w:pPr>
      <w:pStyle w:val="Cabealho"/>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5FE" w:rsidRPr="00B32719" w:rsidRDefault="006135FE"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rsidR="006135FE" w:rsidRPr="00B32719" w:rsidRDefault="006135FE"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rsidR="006135FE" w:rsidRPr="00B32719" w:rsidRDefault="006135FE"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rsidR="006135FE" w:rsidRPr="00B32719" w:rsidRDefault="006135FE" w:rsidP="00CA25AA">
    <w:pPr>
      <w:pStyle w:val="Cabealho"/>
      <w:ind w:right="-1000"/>
      <w:jc w:val="center"/>
      <w:rPr>
        <w:rFonts w:ascii="Arial Narrow" w:hAnsi="Arial Narrow"/>
        <w:color w:val="000000" w:themeColor="text1"/>
        <w:sz w:val="20"/>
      </w:rPr>
    </w:pPr>
    <w:r w:rsidRPr="00B32719">
      <w:rPr>
        <w:rFonts w:ascii="Arial Narrow" w:hAnsi="Arial Narrow"/>
        <w:color w:val="000000" w:themeColor="text1"/>
        <w:sz w:val="20"/>
      </w:rPr>
      <w:t>Florianópolis, 10 a 12 de Setembro de 2017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39B05047"/>
    <w:multiLevelType w:val="hybridMultilevel"/>
    <w:tmpl w:val="4A143B8E"/>
    <w:lvl w:ilvl="0" w:tplc="04160013">
      <w:start w:val="1"/>
      <w:numFmt w:val="upp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nsid w:val="4A404B77"/>
    <w:multiLevelType w:val="hybridMultilevel"/>
    <w:tmpl w:val="CFEAF1E8"/>
    <w:lvl w:ilvl="0" w:tplc="04160013">
      <w:start w:val="1"/>
      <w:numFmt w:val="upperRoman"/>
      <w:lvlText w:val="%1."/>
      <w:lvlJc w:val="righ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57551072"/>
    <w:multiLevelType w:val="hybridMultilevel"/>
    <w:tmpl w:val="4A143B8E"/>
    <w:lvl w:ilvl="0" w:tplc="04160013">
      <w:start w:val="1"/>
      <w:numFmt w:val="upperRoman"/>
      <w:lvlText w:val="%1."/>
      <w:lvlJc w:val="righ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nsid w:val="774449BA"/>
    <w:multiLevelType w:val="hybridMultilevel"/>
    <w:tmpl w:val="C86A3A18"/>
    <w:lvl w:ilvl="0" w:tplc="F0EE8854">
      <w:start w:val="1"/>
      <w:numFmt w:val="decimal"/>
      <w:lvlText w:val="%1."/>
      <w:lvlJc w:val="left"/>
      <w:pPr>
        <w:tabs>
          <w:tab w:val="num" w:pos="567"/>
        </w:tabs>
        <w:ind w:left="567" w:hanging="510"/>
      </w:pPr>
      <w:rPr>
        <w:rFonts w:ascii="Times New Roman" w:hAnsi="Times New Roman" w:hint="default"/>
        <w:b w:val="0"/>
        <w:i w:val="0"/>
        <w:sz w:val="24"/>
        <w:szCs w:val="24"/>
      </w:rPr>
    </w:lvl>
    <w:lvl w:ilvl="1" w:tplc="3B1E6316">
      <w:start w:val="1"/>
      <w:numFmt w:val="lowerLetter"/>
      <w:lvlText w:val="(%2)"/>
      <w:lvlJc w:val="left"/>
      <w:pPr>
        <w:tabs>
          <w:tab w:val="num" w:pos="720"/>
        </w:tabs>
        <w:ind w:left="720" w:hanging="360"/>
      </w:pPr>
      <w:rPr>
        <w:rFonts w:hint="default"/>
        <w:b w:val="0"/>
        <w:i w:val="0"/>
        <w:sz w:val="20"/>
        <w:szCs w:val="20"/>
      </w:rPr>
    </w:lvl>
    <w:lvl w:ilvl="2" w:tplc="0409001B">
      <w:start w:val="1"/>
      <w:numFmt w:val="lowerRoman"/>
      <w:lvlText w:val="%3."/>
      <w:lvlJc w:val="right"/>
      <w:pPr>
        <w:tabs>
          <w:tab w:val="num" w:pos="1857"/>
        </w:tabs>
        <w:ind w:left="1857" w:hanging="180"/>
      </w:pPr>
    </w:lvl>
    <w:lvl w:ilvl="3" w:tplc="0409000F" w:tentative="1">
      <w:start w:val="1"/>
      <w:numFmt w:val="decimal"/>
      <w:lvlText w:val="%4."/>
      <w:lvlJc w:val="left"/>
      <w:pPr>
        <w:tabs>
          <w:tab w:val="num" w:pos="2577"/>
        </w:tabs>
        <w:ind w:left="2577" w:hanging="360"/>
      </w:pPr>
    </w:lvl>
    <w:lvl w:ilvl="4" w:tplc="04090019" w:tentative="1">
      <w:start w:val="1"/>
      <w:numFmt w:val="lowerLetter"/>
      <w:lvlText w:val="%5."/>
      <w:lvlJc w:val="left"/>
      <w:pPr>
        <w:tabs>
          <w:tab w:val="num" w:pos="3297"/>
        </w:tabs>
        <w:ind w:left="3297" w:hanging="360"/>
      </w:pPr>
    </w:lvl>
    <w:lvl w:ilvl="5" w:tplc="0409001B" w:tentative="1">
      <w:start w:val="1"/>
      <w:numFmt w:val="lowerRoman"/>
      <w:lvlText w:val="%6."/>
      <w:lvlJc w:val="right"/>
      <w:pPr>
        <w:tabs>
          <w:tab w:val="num" w:pos="4017"/>
        </w:tabs>
        <w:ind w:left="4017" w:hanging="180"/>
      </w:pPr>
    </w:lvl>
    <w:lvl w:ilvl="6" w:tplc="0409000F" w:tentative="1">
      <w:start w:val="1"/>
      <w:numFmt w:val="decimal"/>
      <w:lvlText w:val="%7."/>
      <w:lvlJc w:val="left"/>
      <w:pPr>
        <w:tabs>
          <w:tab w:val="num" w:pos="4737"/>
        </w:tabs>
        <w:ind w:left="4737" w:hanging="360"/>
      </w:pPr>
    </w:lvl>
    <w:lvl w:ilvl="7" w:tplc="04090019" w:tentative="1">
      <w:start w:val="1"/>
      <w:numFmt w:val="lowerLetter"/>
      <w:lvlText w:val="%8."/>
      <w:lvlJc w:val="left"/>
      <w:pPr>
        <w:tabs>
          <w:tab w:val="num" w:pos="5457"/>
        </w:tabs>
        <w:ind w:left="5457" w:hanging="360"/>
      </w:pPr>
    </w:lvl>
    <w:lvl w:ilvl="8" w:tplc="0409001B" w:tentative="1">
      <w:start w:val="1"/>
      <w:numFmt w:val="lowerRoman"/>
      <w:lvlText w:val="%9."/>
      <w:lvlJc w:val="right"/>
      <w:pPr>
        <w:tabs>
          <w:tab w:val="num" w:pos="6177"/>
        </w:tabs>
        <w:ind w:left="6177" w:hanging="180"/>
      </w:p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ola Belatto">
    <w15:presenceInfo w15:providerId="Windows Live" w15:userId="dd04372f0b22cffe"/>
  </w15:person>
  <w15:person w15:author="suliani">
    <w15:presenceInfo w15:providerId="None" w15:userId="suliani"/>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displayVerticalDrawingGridEvery w:val="2"/>
  <w:characterSpacingControl w:val="doNotCompress"/>
  <w:hdrShapeDefaults>
    <o:shapedefaults v:ext="edit" spidmax="14338"/>
  </w:hdrShapeDefaults>
  <w:footnotePr>
    <w:footnote w:id="0"/>
    <w:footnote w:id="1"/>
  </w:footnotePr>
  <w:endnotePr>
    <w:endnote w:id="0"/>
    <w:endnote w:id="1"/>
  </w:endnotePr>
  <w:compat/>
  <w:rsids>
    <w:rsidRoot w:val="008A5824"/>
    <w:rsid w:val="00047E31"/>
    <w:rsid w:val="00066C8E"/>
    <w:rsid w:val="000D5109"/>
    <w:rsid w:val="000D7495"/>
    <w:rsid w:val="0013561D"/>
    <w:rsid w:val="001401B9"/>
    <w:rsid w:val="00153FE0"/>
    <w:rsid w:val="0016220D"/>
    <w:rsid w:val="0016540A"/>
    <w:rsid w:val="00194BA9"/>
    <w:rsid w:val="001A4423"/>
    <w:rsid w:val="001A4869"/>
    <w:rsid w:val="001C328B"/>
    <w:rsid w:val="001D62D0"/>
    <w:rsid w:val="001E05ED"/>
    <w:rsid w:val="001F2A95"/>
    <w:rsid w:val="001F6A6D"/>
    <w:rsid w:val="002253A4"/>
    <w:rsid w:val="00243364"/>
    <w:rsid w:val="002529D2"/>
    <w:rsid w:val="00275EB8"/>
    <w:rsid w:val="002A71FA"/>
    <w:rsid w:val="002B0015"/>
    <w:rsid w:val="002B2B78"/>
    <w:rsid w:val="002B4CD4"/>
    <w:rsid w:val="002D5167"/>
    <w:rsid w:val="002F47B5"/>
    <w:rsid w:val="00304561"/>
    <w:rsid w:val="003052E6"/>
    <w:rsid w:val="00352AE7"/>
    <w:rsid w:val="0035704A"/>
    <w:rsid w:val="0036377D"/>
    <w:rsid w:val="00377062"/>
    <w:rsid w:val="0038579D"/>
    <w:rsid w:val="003C203D"/>
    <w:rsid w:val="003E34E1"/>
    <w:rsid w:val="003E4F9D"/>
    <w:rsid w:val="003F26E5"/>
    <w:rsid w:val="004020EB"/>
    <w:rsid w:val="00407D78"/>
    <w:rsid w:val="004130B2"/>
    <w:rsid w:val="00443695"/>
    <w:rsid w:val="00454D18"/>
    <w:rsid w:val="00473887"/>
    <w:rsid w:val="00491708"/>
    <w:rsid w:val="004C5D52"/>
    <w:rsid w:val="004F775A"/>
    <w:rsid w:val="00585435"/>
    <w:rsid w:val="005B4334"/>
    <w:rsid w:val="005B4F01"/>
    <w:rsid w:val="005B5B0D"/>
    <w:rsid w:val="005C594A"/>
    <w:rsid w:val="005D5B75"/>
    <w:rsid w:val="005E2376"/>
    <w:rsid w:val="00603724"/>
    <w:rsid w:val="00604FE0"/>
    <w:rsid w:val="006135FE"/>
    <w:rsid w:val="00631DCF"/>
    <w:rsid w:val="0063200C"/>
    <w:rsid w:val="00634EC0"/>
    <w:rsid w:val="00635BE1"/>
    <w:rsid w:val="00651EC3"/>
    <w:rsid w:val="006660CD"/>
    <w:rsid w:val="00677B4A"/>
    <w:rsid w:val="00686527"/>
    <w:rsid w:val="00690914"/>
    <w:rsid w:val="006B0F6E"/>
    <w:rsid w:val="006F2593"/>
    <w:rsid w:val="0072578D"/>
    <w:rsid w:val="00732B3B"/>
    <w:rsid w:val="00743EFB"/>
    <w:rsid w:val="00757644"/>
    <w:rsid w:val="007634DC"/>
    <w:rsid w:val="00763B01"/>
    <w:rsid w:val="007646D9"/>
    <w:rsid w:val="007A6A18"/>
    <w:rsid w:val="007C3F34"/>
    <w:rsid w:val="007C4DAF"/>
    <w:rsid w:val="008009CB"/>
    <w:rsid w:val="00804753"/>
    <w:rsid w:val="008119D6"/>
    <w:rsid w:val="00814190"/>
    <w:rsid w:val="00830882"/>
    <w:rsid w:val="0084395D"/>
    <w:rsid w:val="00860B20"/>
    <w:rsid w:val="00871B8F"/>
    <w:rsid w:val="0089306B"/>
    <w:rsid w:val="008A5824"/>
    <w:rsid w:val="008C1A77"/>
    <w:rsid w:val="008C23C6"/>
    <w:rsid w:val="008C71B1"/>
    <w:rsid w:val="008D4F05"/>
    <w:rsid w:val="008E0D8E"/>
    <w:rsid w:val="008F01E5"/>
    <w:rsid w:val="008F7364"/>
    <w:rsid w:val="009123CC"/>
    <w:rsid w:val="00917668"/>
    <w:rsid w:val="0094178A"/>
    <w:rsid w:val="009465C5"/>
    <w:rsid w:val="00977C0E"/>
    <w:rsid w:val="009833D5"/>
    <w:rsid w:val="009B6D01"/>
    <w:rsid w:val="009C77C7"/>
    <w:rsid w:val="009C7A86"/>
    <w:rsid w:val="009E1188"/>
    <w:rsid w:val="00A01FD2"/>
    <w:rsid w:val="00A05880"/>
    <w:rsid w:val="00A66DBD"/>
    <w:rsid w:val="00AB7686"/>
    <w:rsid w:val="00AC321B"/>
    <w:rsid w:val="00AD2ADE"/>
    <w:rsid w:val="00AF1A60"/>
    <w:rsid w:val="00B10A21"/>
    <w:rsid w:val="00B276DA"/>
    <w:rsid w:val="00B32719"/>
    <w:rsid w:val="00B41CAF"/>
    <w:rsid w:val="00B701BB"/>
    <w:rsid w:val="00B748A9"/>
    <w:rsid w:val="00B93BD4"/>
    <w:rsid w:val="00B96F84"/>
    <w:rsid w:val="00BA354D"/>
    <w:rsid w:val="00BD08CB"/>
    <w:rsid w:val="00BD0F13"/>
    <w:rsid w:val="00BD79AA"/>
    <w:rsid w:val="00BE194E"/>
    <w:rsid w:val="00C13952"/>
    <w:rsid w:val="00C21527"/>
    <w:rsid w:val="00C24A02"/>
    <w:rsid w:val="00C30374"/>
    <w:rsid w:val="00C545FD"/>
    <w:rsid w:val="00C6035D"/>
    <w:rsid w:val="00C761D1"/>
    <w:rsid w:val="00CA2367"/>
    <w:rsid w:val="00CA25AA"/>
    <w:rsid w:val="00CA7190"/>
    <w:rsid w:val="00CB7EEF"/>
    <w:rsid w:val="00CD391B"/>
    <w:rsid w:val="00CE183E"/>
    <w:rsid w:val="00CE5296"/>
    <w:rsid w:val="00D0310B"/>
    <w:rsid w:val="00D12850"/>
    <w:rsid w:val="00D44AF7"/>
    <w:rsid w:val="00D643DE"/>
    <w:rsid w:val="00D64E6F"/>
    <w:rsid w:val="00DA57C7"/>
    <w:rsid w:val="00DA6475"/>
    <w:rsid w:val="00DB0ABC"/>
    <w:rsid w:val="00DE5D9D"/>
    <w:rsid w:val="00E00C19"/>
    <w:rsid w:val="00E21636"/>
    <w:rsid w:val="00E23489"/>
    <w:rsid w:val="00E30A78"/>
    <w:rsid w:val="00E6136F"/>
    <w:rsid w:val="00E85C0D"/>
    <w:rsid w:val="00E86F62"/>
    <w:rsid w:val="00EA5BF2"/>
    <w:rsid w:val="00EC7290"/>
    <w:rsid w:val="00EE7499"/>
    <w:rsid w:val="00F51321"/>
    <w:rsid w:val="00F57044"/>
    <w:rsid w:val="00F84B19"/>
    <w:rsid w:val="00F91B1A"/>
    <w:rsid w:val="00FA080B"/>
    <w:rsid w:val="00FC6B6B"/>
    <w:rsid w:val="00FC76F9"/>
    <w:rsid w:val="00FE1CF2"/>
    <w:rsid w:val="00FF07B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embloco">
    <w:name w:val="Block Text"/>
    <w:basedOn w:val="Normal"/>
    <w:rsid w:val="00C545FD"/>
    <w:pPr>
      <w:widowControl w:val="0"/>
      <w:tabs>
        <w:tab w:val="left" w:pos="6804"/>
      </w:tabs>
      <w:suppressAutoHyphens w:val="0"/>
      <w:spacing w:before="2" w:after="2" w:line="250" w:lineRule="auto"/>
      <w:ind w:left="336" w:right="57" w:hanging="279"/>
    </w:pPr>
    <w:rPr>
      <w:rFonts w:ascii="Arial" w:hAnsi="Arial" w:cs="Arial"/>
      <w:szCs w:val="24"/>
      <w:lang w:val="pt-PT"/>
    </w:rPr>
  </w:style>
  <w:style w:type="character" w:styleId="Hyperlink">
    <w:name w:val="Hyperlink"/>
    <w:basedOn w:val="Fontepargpadro"/>
    <w:uiPriority w:val="99"/>
    <w:unhideWhenUsed/>
    <w:rsid w:val="00C545FD"/>
    <w:rPr>
      <w:color w:val="0563C1" w:themeColor="hyperlink"/>
      <w:u w:val="single"/>
    </w:rPr>
  </w:style>
  <w:style w:type="character" w:styleId="Refdecomentrio">
    <w:name w:val="annotation reference"/>
    <w:basedOn w:val="Fontepargpadro"/>
    <w:uiPriority w:val="99"/>
    <w:semiHidden/>
    <w:unhideWhenUsed/>
    <w:rsid w:val="00C545FD"/>
    <w:rPr>
      <w:sz w:val="16"/>
      <w:szCs w:val="16"/>
    </w:rPr>
  </w:style>
  <w:style w:type="paragraph" w:styleId="Textodecomentrio">
    <w:name w:val="annotation text"/>
    <w:basedOn w:val="Normal"/>
    <w:link w:val="TextodecomentrioChar"/>
    <w:uiPriority w:val="99"/>
    <w:unhideWhenUsed/>
    <w:rsid w:val="00C545FD"/>
    <w:pPr>
      <w:suppressAutoHyphens w:val="0"/>
      <w:spacing w:after="200"/>
    </w:pPr>
    <w:rPr>
      <w:rFonts w:asciiTheme="minorHAnsi" w:eastAsiaTheme="minorEastAsia" w:hAnsiTheme="minorHAnsi" w:cstheme="minorBidi"/>
    </w:rPr>
  </w:style>
  <w:style w:type="character" w:customStyle="1" w:styleId="TextodecomentrioChar">
    <w:name w:val="Texto de comentário Char"/>
    <w:basedOn w:val="Fontepargpadro"/>
    <w:link w:val="Textodecomentrio"/>
    <w:uiPriority w:val="99"/>
    <w:rsid w:val="00C545FD"/>
    <w:rPr>
      <w:rFonts w:eastAsiaTheme="minorEastAsia"/>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C545FD"/>
    <w:rPr>
      <w:b/>
      <w:bCs/>
    </w:rPr>
  </w:style>
  <w:style w:type="character" w:customStyle="1" w:styleId="AssuntodocomentrioChar">
    <w:name w:val="Assunto do comentário Char"/>
    <w:basedOn w:val="TextodecomentrioChar"/>
    <w:link w:val="Assuntodocomentrio"/>
    <w:uiPriority w:val="99"/>
    <w:semiHidden/>
    <w:rsid w:val="00C545FD"/>
    <w:rPr>
      <w:rFonts w:eastAsiaTheme="minorEastAsia"/>
      <w:b/>
      <w:bCs/>
      <w:sz w:val="20"/>
      <w:szCs w:val="20"/>
      <w:lang w:eastAsia="pt-BR"/>
    </w:rPr>
  </w:style>
  <w:style w:type="paragraph" w:styleId="Textodebalo">
    <w:name w:val="Balloon Text"/>
    <w:basedOn w:val="Normal"/>
    <w:link w:val="TextodebaloChar"/>
    <w:uiPriority w:val="99"/>
    <w:semiHidden/>
    <w:unhideWhenUsed/>
    <w:rsid w:val="00C545FD"/>
    <w:pPr>
      <w:suppressAutoHyphens w:val="0"/>
    </w:pPr>
    <w:rPr>
      <w:rFonts w:ascii="Segoe UI" w:eastAsiaTheme="minorEastAsia" w:hAnsi="Segoe UI" w:cs="Segoe UI"/>
      <w:sz w:val="18"/>
      <w:szCs w:val="18"/>
    </w:rPr>
  </w:style>
  <w:style w:type="character" w:customStyle="1" w:styleId="TextodebaloChar">
    <w:name w:val="Texto de balão Char"/>
    <w:basedOn w:val="Fontepargpadro"/>
    <w:link w:val="Textodebalo"/>
    <w:uiPriority w:val="99"/>
    <w:semiHidden/>
    <w:rsid w:val="00C545FD"/>
    <w:rPr>
      <w:rFonts w:ascii="Segoe UI" w:eastAsiaTheme="minorEastAsia" w:hAnsi="Segoe UI" w:cs="Segoe UI"/>
      <w:sz w:val="18"/>
      <w:szCs w:val="18"/>
      <w:lang w:eastAsia="pt-BR"/>
    </w:rPr>
  </w:style>
  <w:style w:type="character" w:customStyle="1" w:styleId="apple-converted-space">
    <w:name w:val="apple-converted-space"/>
    <w:basedOn w:val="Fontepargpadro"/>
    <w:rsid w:val="00C545FD"/>
  </w:style>
  <w:style w:type="character" w:styleId="Forte">
    <w:name w:val="Strong"/>
    <w:basedOn w:val="Fontepargpadro"/>
    <w:uiPriority w:val="22"/>
    <w:qFormat/>
    <w:rsid w:val="00C545FD"/>
    <w:rPr>
      <w:b/>
      <w:bCs/>
    </w:rPr>
  </w:style>
  <w:style w:type="paragraph" w:styleId="Reviso">
    <w:name w:val="Revision"/>
    <w:hidden/>
    <w:uiPriority w:val="99"/>
    <w:semiHidden/>
    <w:rsid w:val="00E85C0D"/>
    <w:rPr>
      <w:rFonts w:ascii="Times New Roman" w:eastAsia="Times New Roman" w:hAnsi="Times New Roman" w:cs="Times New Roman"/>
      <w:sz w:val="20"/>
      <w:szCs w:val="20"/>
      <w:lang w:eastAsia="pt-BR"/>
    </w:rPr>
  </w:style>
</w:styles>
</file>

<file path=word/webSettings.xml><?xml version="1.0" encoding="utf-8"?>
<w:webSettings xmlns:r="http://schemas.openxmlformats.org/officeDocument/2006/relationships" xmlns:w="http://schemas.openxmlformats.org/wordprocessingml/2006/main">
  <w:divs>
    <w:div w:id="24910922">
      <w:bodyDiv w:val="1"/>
      <w:marLeft w:val="0"/>
      <w:marRight w:val="0"/>
      <w:marTop w:val="0"/>
      <w:marBottom w:val="0"/>
      <w:divBdr>
        <w:top w:val="none" w:sz="0" w:space="0" w:color="auto"/>
        <w:left w:val="none" w:sz="0" w:space="0" w:color="auto"/>
        <w:bottom w:val="none" w:sz="0" w:space="0" w:color="auto"/>
        <w:right w:val="none" w:sz="0" w:space="0" w:color="auto"/>
      </w:divBdr>
    </w:div>
    <w:div w:id="98183164">
      <w:bodyDiv w:val="1"/>
      <w:marLeft w:val="0"/>
      <w:marRight w:val="0"/>
      <w:marTop w:val="0"/>
      <w:marBottom w:val="0"/>
      <w:divBdr>
        <w:top w:val="none" w:sz="0" w:space="0" w:color="auto"/>
        <w:left w:val="none" w:sz="0" w:space="0" w:color="auto"/>
        <w:bottom w:val="none" w:sz="0" w:space="0" w:color="auto"/>
        <w:right w:val="none" w:sz="0" w:space="0" w:color="auto"/>
      </w:divBdr>
    </w:div>
    <w:div w:id="183523539">
      <w:bodyDiv w:val="1"/>
      <w:marLeft w:val="0"/>
      <w:marRight w:val="0"/>
      <w:marTop w:val="0"/>
      <w:marBottom w:val="0"/>
      <w:divBdr>
        <w:top w:val="none" w:sz="0" w:space="0" w:color="auto"/>
        <w:left w:val="none" w:sz="0" w:space="0" w:color="auto"/>
        <w:bottom w:val="none" w:sz="0" w:space="0" w:color="auto"/>
        <w:right w:val="none" w:sz="0" w:space="0" w:color="auto"/>
      </w:divBdr>
    </w:div>
    <w:div w:id="609747082">
      <w:bodyDiv w:val="1"/>
      <w:marLeft w:val="0"/>
      <w:marRight w:val="0"/>
      <w:marTop w:val="0"/>
      <w:marBottom w:val="0"/>
      <w:divBdr>
        <w:top w:val="none" w:sz="0" w:space="0" w:color="auto"/>
        <w:left w:val="none" w:sz="0" w:space="0" w:color="auto"/>
        <w:bottom w:val="none" w:sz="0" w:space="0" w:color="auto"/>
        <w:right w:val="none" w:sz="0" w:space="0" w:color="auto"/>
      </w:divBdr>
    </w:div>
    <w:div w:id="700672457">
      <w:bodyDiv w:val="1"/>
      <w:marLeft w:val="0"/>
      <w:marRight w:val="0"/>
      <w:marTop w:val="0"/>
      <w:marBottom w:val="0"/>
      <w:divBdr>
        <w:top w:val="none" w:sz="0" w:space="0" w:color="auto"/>
        <w:left w:val="none" w:sz="0" w:space="0" w:color="auto"/>
        <w:bottom w:val="none" w:sz="0" w:space="0" w:color="auto"/>
        <w:right w:val="none" w:sz="0" w:space="0" w:color="auto"/>
      </w:divBdr>
    </w:div>
    <w:div w:id="751127096">
      <w:bodyDiv w:val="1"/>
      <w:marLeft w:val="0"/>
      <w:marRight w:val="0"/>
      <w:marTop w:val="0"/>
      <w:marBottom w:val="0"/>
      <w:divBdr>
        <w:top w:val="none" w:sz="0" w:space="0" w:color="auto"/>
        <w:left w:val="none" w:sz="0" w:space="0" w:color="auto"/>
        <w:bottom w:val="none" w:sz="0" w:space="0" w:color="auto"/>
        <w:right w:val="none" w:sz="0" w:space="0" w:color="auto"/>
      </w:divBdr>
    </w:div>
    <w:div w:id="824514996">
      <w:bodyDiv w:val="1"/>
      <w:marLeft w:val="0"/>
      <w:marRight w:val="0"/>
      <w:marTop w:val="0"/>
      <w:marBottom w:val="0"/>
      <w:divBdr>
        <w:top w:val="none" w:sz="0" w:space="0" w:color="auto"/>
        <w:left w:val="none" w:sz="0" w:space="0" w:color="auto"/>
        <w:bottom w:val="none" w:sz="0" w:space="0" w:color="auto"/>
        <w:right w:val="none" w:sz="0" w:space="0" w:color="auto"/>
      </w:divBdr>
    </w:div>
    <w:div w:id="828403431">
      <w:bodyDiv w:val="1"/>
      <w:marLeft w:val="0"/>
      <w:marRight w:val="0"/>
      <w:marTop w:val="0"/>
      <w:marBottom w:val="0"/>
      <w:divBdr>
        <w:top w:val="none" w:sz="0" w:space="0" w:color="auto"/>
        <w:left w:val="none" w:sz="0" w:space="0" w:color="auto"/>
        <w:bottom w:val="none" w:sz="0" w:space="0" w:color="auto"/>
        <w:right w:val="none" w:sz="0" w:space="0" w:color="auto"/>
      </w:divBdr>
    </w:div>
    <w:div w:id="1067648934">
      <w:bodyDiv w:val="1"/>
      <w:marLeft w:val="0"/>
      <w:marRight w:val="0"/>
      <w:marTop w:val="0"/>
      <w:marBottom w:val="0"/>
      <w:divBdr>
        <w:top w:val="none" w:sz="0" w:space="0" w:color="auto"/>
        <w:left w:val="none" w:sz="0" w:space="0" w:color="auto"/>
        <w:bottom w:val="none" w:sz="0" w:space="0" w:color="auto"/>
        <w:right w:val="none" w:sz="0" w:space="0" w:color="auto"/>
      </w:divBdr>
    </w:div>
    <w:div w:id="1133986077">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8867954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NULL"/><Relationship Id="rId2" Type="http://schemas.openxmlformats.org/officeDocument/2006/relationships/image" Target="media/image3.jpeg"/><Relationship Id="rId1" Type="http://schemas.openxmlformats.org/officeDocument/2006/relationships/image" Target="media/image2.tiff"/></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20CAROLINE\Dropbox\Artigo\Tabelas,%20Gr&#225;ficos,%20Quadros\Metodolog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style val="9"/>
  <c:chart>
    <c:autoTitleDeleted val="1"/>
    <c:plotArea>
      <c:layout>
        <c:manualLayout>
          <c:layoutTarget val="inner"/>
          <c:xMode val="edge"/>
          <c:yMode val="edge"/>
          <c:x val="0.10080480991759318"/>
          <c:y val="4.9017763994286603E-2"/>
          <c:w val="0.89116306029836756"/>
          <c:h val="0.50224035815138213"/>
        </c:manualLayout>
      </c:layout>
      <c:barChart>
        <c:barDir val="col"/>
        <c:grouping val="clustered"/>
        <c:ser>
          <c:idx val="0"/>
          <c:order val="0"/>
          <c:tx>
            <c:strRef>
              <c:f>'Gráfico 1'!$L$8</c:f>
              <c:strCache>
                <c:ptCount val="1"/>
                <c:pt idx="0">
                  <c:v>2014</c:v>
                </c:pt>
              </c:strCache>
            </c:strRef>
          </c:tx>
          <c:cat>
            <c:strRef>
              <c:f>'Gráfico 1'!$K$9:$K$17</c:f>
              <c:strCache>
                <c:ptCount val="9"/>
                <c:pt idx="0">
                  <c:v>Bens Industriais</c:v>
                </c:pt>
                <c:pt idx="1">
                  <c:v>Consumo Cíclico</c:v>
                </c:pt>
                <c:pt idx="2">
                  <c:v>Consumo não Cíclico</c:v>
                </c:pt>
                <c:pt idx="3">
                  <c:v>Financeiro e Outros</c:v>
                </c:pt>
                <c:pt idx="4">
                  <c:v>Materiais Básicos</c:v>
                </c:pt>
                <c:pt idx="5">
                  <c:v>Petróleo, Gás e Biocombustíveis</c:v>
                </c:pt>
                <c:pt idx="6">
                  <c:v>Saúde</c:v>
                </c:pt>
                <c:pt idx="7">
                  <c:v>Tecnologia da Informação e Telecomunicações</c:v>
                </c:pt>
                <c:pt idx="8">
                  <c:v>Utilidade Pública</c:v>
                </c:pt>
              </c:strCache>
            </c:strRef>
          </c:cat>
          <c:val>
            <c:numRef>
              <c:f>'Gráfico 1'!$L$9:$L$17</c:f>
              <c:numCache>
                <c:formatCode>0.00%</c:formatCode>
                <c:ptCount val="9"/>
                <c:pt idx="0">
                  <c:v>0.42489641256043198</c:v>
                </c:pt>
                <c:pt idx="1">
                  <c:v>0.3461745020791655</c:v>
                </c:pt>
                <c:pt idx="2">
                  <c:v>0.36689591731433036</c:v>
                </c:pt>
                <c:pt idx="3">
                  <c:v>2.5878923122761764E-2</c:v>
                </c:pt>
                <c:pt idx="4">
                  <c:v>0.28210106698233761</c:v>
                </c:pt>
                <c:pt idx="5">
                  <c:v>0.25672990864037626</c:v>
                </c:pt>
                <c:pt idx="6">
                  <c:v>8.832557964787642E-2</c:v>
                </c:pt>
                <c:pt idx="7">
                  <c:v>8.7914825298392452E-2</c:v>
                </c:pt>
                <c:pt idx="8">
                  <c:v>0.49508702382248237</c:v>
                </c:pt>
              </c:numCache>
            </c:numRef>
          </c:val>
          <c:extLst xmlns:c16r2="http://schemas.microsoft.com/office/drawing/2015/06/chart">
            <c:ext xmlns:c16="http://schemas.microsoft.com/office/drawing/2014/chart" uri="{C3380CC4-5D6E-409C-BE32-E72D297353CC}">
              <c16:uniqueId val="{00000000-D399-492F-94A1-D2CF74C77C66}"/>
            </c:ext>
          </c:extLst>
        </c:ser>
        <c:ser>
          <c:idx val="1"/>
          <c:order val="1"/>
          <c:tx>
            <c:strRef>
              <c:f>'Gráfico 1'!$M$8</c:f>
              <c:strCache>
                <c:ptCount val="1"/>
                <c:pt idx="0">
                  <c:v>2015</c:v>
                </c:pt>
              </c:strCache>
            </c:strRef>
          </c:tx>
          <c:cat>
            <c:strRef>
              <c:f>'Gráfico 1'!$K$9:$K$17</c:f>
              <c:strCache>
                <c:ptCount val="9"/>
                <c:pt idx="0">
                  <c:v>Bens Industriais</c:v>
                </c:pt>
                <c:pt idx="1">
                  <c:v>Consumo Cíclico</c:v>
                </c:pt>
                <c:pt idx="2">
                  <c:v>Consumo não Cíclico</c:v>
                </c:pt>
                <c:pt idx="3">
                  <c:v>Financeiro e Outros</c:v>
                </c:pt>
                <c:pt idx="4">
                  <c:v>Materiais Básicos</c:v>
                </c:pt>
                <c:pt idx="5">
                  <c:v>Petróleo, Gás e Biocombustíveis</c:v>
                </c:pt>
                <c:pt idx="6">
                  <c:v>Saúde</c:v>
                </c:pt>
                <c:pt idx="7">
                  <c:v>Tecnologia da Informação e Telecomunicações</c:v>
                </c:pt>
                <c:pt idx="8">
                  <c:v>Utilidade Pública</c:v>
                </c:pt>
              </c:strCache>
            </c:strRef>
          </c:cat>
          <c:val>
            <c:numRef>
              <c:f>'Gráfico 1'!$M$9:$M$17</c:f>
              <c:numCache>
                <c:formatCode>0.00%</c:formatCode>
                <c:ptCount val="9"/>
                <c:pt idx="0">
                  <c:v>0.41308250631434518</c:v>
                </c:pt>
                <c:pt idx="1">
                  <c:v>0.34491377512911464</c:v>
                </c:pt>
                <c:pt idx="2">
                  <c:v>0.3506881333233649</c:v>
                </c:pt>
                <c:pt idx="3">
                  <c:v>2.3059714753053892E-2</c:v>
                </c:pt>
                <c:pt idx="4">
                  <c:v>0.28176406442541596</c:v>
                </c:pt>
                <c:pt idx="5">
                  <c:v>0.25159141281956854</c:v>
                </c:pt>
                <c:pt idx="6">
                  <c:v>8.9518939804531336E-2</c:v>
                </c:pt>
                <c:pt idx="7">
                  <c:v>9.7096026002114061E-2</c:v>
                </c:pt>
                <c:pt idx="8">
                  <c:v>0.50153885800008535</c:v>
                </c:pt>
              </c:numCache>
            </c:numRef>
          </c:val>
          <c:extLst xmlns:c16r2="http://schemas.microsoft.com/office/drawing/2015/06/chart">
            <c:ext xmlns:c16="http://schemas.microsoft.com/office/drawing/2014/chart" uri="{C3380CC4-5D6E-409C-BE32-E72D297353CC}">
              <c16:uniqueId val="{00000001-D399-492F-94A1-D2CF74C77C66}"/>
            </c:ext>
          </c:extLst>
        </c:ser>
        <c:ser>
          <c:idx val="2"/>
          <c:order val="2"/>
          <c:tx>
            <c:strRef>
              <c:f>'Gráfico 1'!$N$8</c:f>
              <c:strCache>
                <c:ptCount val="1"/>
                <c:pt idx="0">
                  <c:v>2016</c:v>
                </c:pt>
              </c:strCache>
            </c:strRef>
          </c:tx>
          <c:cat>
            <c:strRef>
              <c:f>'Gráfico 1'!$K$9:$K$17</c:f>
              <c:strCache>
                <c:ptCount val="9"/>
                <c:pt idx="0">
                  <c:v>Bens Industriais</c:v>
                </c:pt>
                <c:pt idx="1">
                  <c:v>Consumo Cíclico</c:v>
                </c:pt>
                <c:pt idx="2">
                  <c:v>Consumo não Cíclico</c:v>
                </c:pt>
                <c:pt idx="3">
                  <c:v>Financeiro e Outros</c:v>
                </c:pt>
                <c:pt idx="4">
                  <c:v>Materiais Básicos</c:v>
                </c:pt>
                <c:pt idx="5">
                  <c:v>Petróleo, Gás e Biocombustíveis</c:v>
                </c:pt>
                <c:pt idx="6">
                  <c:v>Saúde</c:v>
                </c:pt>
                <c:pt idx="7">
                  <c:v>Tecnologia da Informação e Telecomunicações</c:v>
                </c:pt>
                <c:pt idx="8">
                  <c:v>Utilidade Pública</c:v>
                </c:pt>
              </c:strCache>
            </c:strRef>
          </c:cat>
          <c:val>
            <c:numRef>
              <c:f>'Gráfico 1'!$N$9:$N$17</c:f>
              <c:numCache>
                <c:formatCode>0.00%</c:formatCode>
                <c:ptCount val="9"/>
                <c:pt idx="0">
                  <c:v>0.39696072514653785</c:v>
                </c:pt>
                <c:pt idx="1">
                  <c:v>0.34529310258976276</c:v>
                </c:pt>
                <c:pt idx="2">
                  <c:v>0.34715430135392705</c:v>
                </c:pt>
                <c:pt idx="3">
                  <c:v>2.1252031485021347E-2</c:v>
                </c:pt>
                <c:pt idx="4">
                  <c:v>0.31016162388271751</c:v>
                </c:pt>
                <c:pt idx="5">
                  <c:v>0.23969115530455817</c:v>
                </c:pt>
                <c:pt idx="6">
                  <c:v>9.7693279498440713E-2</c:v>
                </c:pt>
                <c:pt idx="7">
                  <c:v>0.10531466022307864</c:v>
                </c:pt>
                <c:pt idx="8">
                  <c:v>0.50856363563106</c:v>
                </c:pt>
              </c:numCache>
            </c:numRef>
          </c:val>
          <c:extLst xmlns:c16r2="http://schemas.microsoft.com/office/drawing/2015/06/chart">
            <c:ext xmlns:c16="http://schemas.microsoft.com/office/drawing/2014/chart" uri="{C3380CC4-5D6E-409C-BE32-E72D297353CC}">
              <c16:uniqueId val="{00000002-D399-492F-94A1-D2CF74C77C66}"/>
            </c:ext>
          </c:extLst>
        </c:ser>
        <c:gapWidth val="75"/>
        <c:overlap val="-25"/>
        <c:axId val="156664960"/>
        <c:axId val="156666496"/>
      </c:barChart>
      <c:catAx>
        <c:axId val="156664960"/>
        <c:scaling>
          <c:orientation val="minMax"/>
        </c:scaling>
        <c:axPos val="b"/>
        <c:numFmt formatCode="General" sourceLinked="1"/>
        <c:majorTickMark val="none"/>
        <c:tickLblPos val="nextTo"/>
        <c:txPr>
          <a:bodyPr rot="-5400000" vert="horz"/>
          <a:lstStyle/>
          <a:p>
            <a:pPr>
              <a:defRPr/>
            </a:pPr>
            <a:endParaRPr lang="pt-BR"/>
          </a:p>
        </c:txPr>
        <c:crossAx val="156666496"/>
        <c:crosses val="autoZero"/>
        <c:auto val="1"/>
        <c:lblAlgn val="ctr"/>
        <c:lblOffset val="100"/>
      </c:catAx>
      <c:valAx>
        <c:axId val="156666496"/>
        <c:scaling>
          <c:orientation val="minMax"/>
        </c:scaling>
        <c:axPos val="l"/>
        <c:numFmt formatCode="0%" sourceLinked="0"/>
        <c:majorTickMark val="none"/>
        <c:tickLblPos val="nextTo"/>
        <c:crossAx val="156664960"/>
        <c:crosses val="autoZero"/>
        <c:crossBetween val="between"/>
      </c:valAx>
    </c:plotArea>
    <c:legend>
      <c:legendPos val="b"/>
      <c:layout>
        <c:manualLayout>
          <c:xMode val="edge"/>
          <c:yMode val="edge"/>
          <c:x val="0.37033247626124255"/>
          <c:y val="5.7335888569484385E-2"/>
          <c:w val="0.2547004435036252"/>
          <c:h val="7.973065866766671E-2"/>
        </c:manualLayout>
      </c:layout>
    </c:legend>
    <c:plotVisOnly val="1"/>
    <c:dispBlanksAs val="gap"/>
  </c:chart>
  <c:txPr>
    <a:bodyPr/>
    <a:lstStyle/>
    <a:p>
      <a:pPr>
        <a:defRPr>
          <a:latin typeface="Times New Roman" panose="02020603050405020304" pitchFamily="18" charset="0"/>
          <a:cs typeface="Times New Roman" panose="02020603050405020304"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81007-19F4-4ACD-9455-0424F993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18</Pages>
  <Words>6956</Words>
  <Characters>37566</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ANA CAROLINE</cp:lastModifiedBy>
  <cp:revision>18</cp:revision>
  <cp:lastPrinted>2017-07-10T02:13:00Z</cp:lastPrinted>
  <dcterms:created xsi:type="dcterms:W3CDTF">2017-07-08T20:53:00Z</dcterms:created>
  <dcterms:modified xsi:type="dcterms:W3CDTF">2017-07-10T02:20:00Z</dcterms:modified>
</cp:coreProperties>
</file>